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0FE925" w14:textId="04720578" w:rsidR="006F4364" w:rsidRDefault="00F03698" w:rsidP="00F03698">
      <w:pPr>
        <w:jc w:val="center"/>
        <w:rPr>
          <w:b/>
          <w:bCs/>
          <w:sz w:val="32"/>
          <w:szCs w:val="32"/>
          <w:u w:val="single"/>
        </w:rPr>
      </w:pPr>
      <w:r w:rsidRPr="00F03698">
        <w:rPr>
          <w:b/>
          <w:bCs/>
          <w:sz w:val="32"/>
          <w:szCs w:val="32"/>
          <w:u w:val="single"/>
        </w:rPr>
        <w:t>Docker</w:t>
      </w:r>
    </w:p>
    <w:p w14:paraId="46A3D4B2" w14:textId="16239B5D" w:rsidR="00F03698" w:rsidRDefault="00F03698" w:rsidP="00F03698">
      <w:pPr>
        <w:rPr>
          <w:b/>
          <w:bCs/>
          <w:sz w:val="32"/>
          <w:szCs w:val="32"/>
          <w:u w:val="single"/>
        </w:rPr>
      </w:pPr>
    </w:p>
    <w:p w14:paraId="4B37823C" w14:textId="6E5A536C" w:rsidR="00F03698" w:rsidRDefault="00F03698" w:rsidP="00F0369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Docker containers and Kubernetes:</w:t>
      </w:r>
    </w:p>
    <w:p w14:paraId="1A3F4714" w14:textId="70F7559B" w:rsidR="00F83D0C" w:rsidRDefault="00F83D0C" w:rsidP="00F03698"/>
    <w:p w14:paraId="5B9C1F55" w14:textId="51D4DEA3" w:rsidR="00F83D0C" w:rsidRDefault="00F83D0C" w:rsidP="00F03698">
      <w:r>
        <w:rPr>
          <w:noProof/>
        </w:rPr>
        <w:drawing>
          <wp:inline distT="0" distB="0" distL="0" distR="0" wp14:anchorId="32FDFBA1" wp14:editId="28646A30">
            <wp:extent cx="5731510" cy="3257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EBA1" w14:textId="77777777" w:rsidR="00F83D0C" w:rsidRDefault="00F83D0C" w:rsidP="00F03698"/>
    <w:p w14:paraId="5696F6F1" w14:textId="6D5DF5E3" w:rsidR="00F83D0C" w:rsidRDefault="00F83D0C" w:rsidP="00F03698"/>
    <w:p w14:paraId="48AEFDB9" w14:textId="7F209F53" w:rsidR="00F83D0C" w:rsidRDefault="00F83D0C" w:rsidP="00F03698">
      <w:pPr>
        <w:rPr>
          <w:b/>
          <w:bCs/>
        </w:rPr>
      </w:pPr>
      <w:r>
        <w:t xml:space="preserve">In the figure </w:t>
      </w:r>
      <w:r w:rsidRPr="00F83D0C">
        <w:rPr>
          <w:b/>
          <w:bCs/>
        </w:rPr>
        <w:t>Containers refers to Docker containers</w:t>
      </w:r>
    </w:p>
    <w:p w14:paraId="218D27AB" w14:textId="7F209F53" w:rsidR="00F83D0C" w:rsidRDefault="00F83D0C" w:rsidP="00F03698">
      <w:pPr>
        <w:rPr>
          <w:b/>
          <w:bCs/>
        </w:rPr>
      </w:pPr>
    </w:p>
    <w:p w14:paraId="519B6740" w14:textId="2FB9DB32" w:rsidR="00F83D0C" w:rsidRDefault="00F83D0C" w:rsidP="00F03698">
      <w:r>
        <w:rPr>
          <w:noProof/>
        </w:rPr>
        <w:drawing>
          <wp:inline distT="0" distB="0" distL="0" distR="0" wp14:anchorId="59876372" wp14:editId="7FEFDB37">
            <wp:extent cx="5731510" cy="26987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DDB7" w14:textId="01828260" w:rsidR="00F83D0C" w:rsidRPr="00FF393A" w:rsidRDefault="00920A01" w:rsidP="00F03698">
      <w:pPr>
        <w:rPr>
          <w:b/>
          <w:bCs/>
        </w:rPr>
      </w:pPr>
      <w:r w:rsidRPr="00FF393A">
        <w:rPr>
          <w:b/>
          <w:bCs/>
        </w:rPr>
        <w:lastRenderedPageBreak/>
        <w:t xml:space="preserve">Why </w:t>
      </w:r>
      <w:r w:rsidR="00FF393A" w:rsidRPr="00FF393A">
        <w:rPr>
          <w:b/>
          <w:bCs/>
        </w:rPr>
        <w:t xml:space="preserve">containers? </w:t>
      </w:r>
    </w:p>
    <w:p w14:paraId="520E2488" w14:textId="24EF54FD" w:rsidR="00F83D0C" w:rsidRDefault="00F83D0C" w:rsidP="00F83D0C">
      <w:pPr>
        <w:pStyle w:val="ListParagraph"/>
        <w:numPr>
          <w:ilvl w:val="0"/>
          <w:numId w:val="1"/>
        </w:numPr>
      </w:pPr>
      <w:r>
        <w:t>Docker containers are light weight they consume less compute resources.</w:t>
      </w:r>
    </w:p>
    <w:p w14:paraId="0C9C25F6" w14:textId="18E90F53" w:rsidR="00F83D0C" w:rsidRDefault="00F83D0C" w:rsidP="00F83D0C">
      <w:pPr>
        <w:pStyle w:val="ListParagraph"/>
        <w:numPr>
          <w:ilvl w:val="0"/>
          <w:numId w:val="1"/>
        </w:numPr>
      </w:pPr>
      <w:r>
        <w:t>There is no guest OS in case of containers.</w:t>
      </w:r>
    </w:p>
    <w:p w14:paraId="440510C9" w14:textId="5A34AD89" w:rsidR="00F83D0C" w:rsidRDefault="00F83D0C" w:rsidP="00F03698">
      <w:pPr>
        <w:pStyle w:val="ListParagraph"/>
        <w:numPr>
          <w:ilvl w:val="0"/>
          <w:numId w:val="1"/>
        </w:numPr>
      </w:pPr>
      <w:r>
        <w:t>Docker Containers are portable. (i.e.) – container will have application and all its dependencies such that take a container put it on any server it works without any dependency issues.</w:t>
      </w:r>
    </w:p>
    <w:p w14:paraId="31F25103" w14:textId="6FFD61DC" w:rsidR="00F83D0C" w:rsidRDefault="00F83D0C" w:rsidP="00F03698">
      <w:pPr>
        <w:pStyle w:val="ListParagraph"/>
        <w:numPr>
          <w:ilvl w:val="0"/>
          <w:numId w:val="1"/>
        </w:numPr>
      </w:pPr>
      <w:r>
        <w:t>Container creation time is fast.</w:t>
      </w:r>
      <w:r w:rsidR="00920A01">
        <w:t xml:space="preserve"> (</w:t>
      </w:r>
      <w:proofErr w:type="spellStart"/>
      <w:r w:rsidR="00920A01">
        <w:t>i.e</w:t>
      </w:r>
      <w:proofErr w:type="spellEnd"/>
      <w:r w:rsidR="00920A01">
        <w:t>) containers are created &amp; started in seconds (</w:t>
      </w:r>
      <w:proofErr w:type="spellStart"/>
      <w:r w:rsidR="00920A01">
        <w:t>i.e</w:t>
      </w:r>
      <w:proofErr w:type="spellEnd"/>
      <w:r w:rsidR="00920A01">
        <w:t xml:space="preserve"> creation and </w:t>
      </w:r>
      <w:proofErr w:type="spellStart"/>
      <w:r w:rsidR="00920A01">
        <w:t>startup</w:t>
      </w:r>
      <w:proofErr w:type="spellEnd"/>
      <w:r w:rsidR="00920A01">
        <w:t xml:space="preserve"> time is less than 2 seconds.)</w:t>
      </w:r>
    </w:p>
    <w:p w14:paraId="66A0326D" w14:textId="23C5BC82" w:rsidR="00920A01" w:rsidRPr="00920A01" w:rsidRDefault="00920A01" w:rsidP="00F03698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920A01">
        <w:rPr>
          <w:b/>
          <w:bCs/>
          <w:u w:val="single"/>
        </w:rPr>
        <w:t>Deployment is easy &amp; fast.</w:t>
      </w:r>
    </w:p>
    <w:p w14:paraId="363098A8" w14:textId="75DDA95F" w:rsidR="00920A01" w:rsidRPr="00FF393A" w:rsidRDefault="00920A01" w:rsidP="00920A01">
      <w:pPr>
        <w:rPr>
          <w:b/>
          <w:bCs/>
        </w:rPr>
      </w:pPr>
      <w:r w:rsidRPr="00FF393A">
        <w:rPr>
          <w:b/>
          <w:bCs/>
        </w:rPr>
        <w:t>Process of creating containers:</w:t>
      </w:r>
    </w:p>
    <w:p w14:paraId="53B7A6CF" w14:textId="73150EE4" w:rsidR="00920A01" w:rsidRDefault="00920A01" w:rsidP="00920A01">
      <w:pPr>
        <w:pStyle w:val="ListParagraph"/>
        <w:numPr>
          <w:ilvl w:val="0"/>
          <w:numId w:val="1"/>
        </w:numPr>
      </w:pPr>
      <w:r>
        <w:t xml:space="preserve">Step1: Write a Docker file </w:t>
      </w:r>
    </w:p>
    <w:p w14:paraId="09E93160" w14:textId="74A7F68B" w:rsidR="00920A01" w:rsidRDefault="00920A01" w:rsidP="00920A01">
      <w:pPr>
        <w:pStyle w:val="ListParagraph"/>
        <w:ind w:left="1440"/>
      </w:pPr>
      <w:r>
        <w:t>In the same file docker file contains instructions which tells what should be part of our Docker image</w:t>
      </w:r>
    </w:p>
    <w:p w14:paraId="6AAA2A28" w14:textId="72CA53C9" w:rsidR="00920A01" w:rsidRDefault="00920A01" w:rsidP="00920A01">
      <w:pPr>
        <w:pStyle w:val="ListParagraph"/>
        <w:numPr>
          <w:ilvl w:val="0"/>
          <w:numId w:val="1"/>
        </w:numPr>
      </w:pPr>
      <w:r>
        <w:t xml:space="preserve">Step2: Using Docker file build docker image </w:t>
      </w:r>
    </w:p>
    <w:p w14:paraId="56FD282D" w14:textId="181DE2DC" w:rsidR="00920A01" w:rsidRDefault="00920A01" w:rsidP="00920A01">
      <w:pPr>
        <w:pStyle w:val="ListParagraph"/>
        <w:numPr>
          <w:ilvl w:val="0"/>
          <w:numId w:val="1"/>
        </w:numPr>
      </w:pPr>
      <w:r>
        <w:t>Step3: Using Docker image create Docker containers.</w:t>
      </w:r>
      <w:r w:rsidR="000A480A">
        <w:t xml:space="preserve"> (we can create 1000’s of docker containers)</w:t>
      </w:r>
    </w:p>
    <w:p w14:paraId="06536E4F" w14:textId="77777777" w:rsidR="00E00F20" w:rsidRDefault="00E00F20" w:rsidP="00E00F20">
      <w:pPr>
        <w:ind w:left="360"/>
      </w:pPr>
    </w:p>
    <w:p w14:paraId="6062DE0A" w14:textId="28AADDE0" w:rsidR="00E00F20" w:rsidRPr="00AE34D0" w:rsidRDefault="00E00F20" w:rsidP="00AE34D0">
      <w:pPr>
        <w:ind w:left="360"/>
        <w:rPr>
          <w:b/>
          <w:bCs/>
          <w:sz w:val="24"/>
          <w:szCs w:val="24"/>
        </w:rPr>
      </w:pPr>
      <w:r w:rsidRPr="00AE34D0">
        <w:rPr>
          <w:b/>
          <w:bCs/>
          <w:sz w:val="24"/>
          <w:szCs w:val="24"/>
        </w:rPr>
        <w:t>Install Docker on Linux Machine:</w:t>
      </w:r>
    </w:p>
    <w:p w14:paraId="15215928" w14:textId="55907212" w:rsidR="00E00F20" w:rsidRDefault="00AE34D0" w:rsidP="00E00F20">
      <w:pPr>
        <w:ind w:left="360"/>
        <w:rPr>
          <w:b/>
          <w:bCs/>
        </w:rPr>
      </w:pPr>
      <w:r>
        <w:rPr>
          <w:b/>
          <w:bCs/>
        </w:rPr>
        <w:t>#</w:t>
      </w:r>
      <w:proofErr w:type="spellStart"/>
      <w:r>
        <w:rPr>
          <w:b/>
          <w:bCs/>
        </w:rPr>
        <w:t>s</w:t>
      </w:r>
      <w:r w:rsidR="00E00F20">
        <w:rPr>
          <w:b/>
          <w:bCs/>
        </w:rPr>
        <w:t>udo</w:t>
      </w:r>
      <w:proofErr w:type="spellEnd"/>
      <w:r w:rsidR="00E00F20">
        <w:rPr>
          <w:b/>
          <w:bCs/>
        </w:rPr>
        <w:t xml:space="preserve"> yum install docker -y</w:t>
      </w:r>
    </w:p>
    <w:p w14:paraId="3A95876B" w14:textId="1578E15A" w:rsidR="00E00F20" w:rsidRDefault="00E00F20" w:rsidP="00E00F20">
      <w:pPr>
        <w:ind w:left="360"/>
      </w:pPr>
      <w:r w:rsidRPr="00E00F20">
        <w:t>Docker is a service we need to start the service</w:t>
      </w:r>
    </w:p>
    <w:p w14:paraId="5969E620" w14:textId="3C70F3FD" w:rsidR="00E00F20" w:rsidRDefault="00AE34D0" w:rsidP="00E00F20">
      <w:pPr>
        <w:ind w:left="360"/>
      </w:pPr>
      <w:r>
        <w:rPr>
          <w:b/>
          <w:bCs/>
        </w:rPr>
        <w:t>#</w:t>
      </w:r>
      <w:proofErr w:type="spellStart"/>
      <w:r>
        <w:rPr>
          <w:b/>
          <w:bCs/>
        </w:rPr>
        <w:t>s</w:t>
      </w:r>
      <w:r w:rsidR="00E00F20" w:rsidRPr="00E00F20">
        <w:rPr>
          <w:b/>
          <w:bCs/>
        </w:rPr>
        <w:t>udo</w:t>
      </w:r>
      <w:proofErr w:type="spellEnd"/>
      <w:r w:rsidR="00E00F20" w:rsidRPr="00E00F20">
        <w:rPr>
          <w:b/>
          <w:bCs/>
        </w:rPr>
        <w:t xml:space="preserve"> </w:t>
      </w:r>
      <w:proofErr w:type="spellStart"/>
      <w:r w:rsidR="00E00F20" w:rsidRPr="00E00F20">
        <w:rPr>
          <w:b/>
          <w:bCs/>
        </w:rPr>
        <w:t>usermod</w:t>
      </w:r>
      <w:proofErr w:type="spellEnd"/>
      <w:r w:rsidR="00E00F20" w:rsidRPr="00E00F20">
        <w:rPr>
          <w:b/>
          <w:bCs/>
        </w:rPr>
        <w:t xml:space="preserve"> -</w:t>
      </w:r>
      <w:proofErr w:type="spellStart"/>
      <w:r w:rsidR="00E00F20" w:rsidRPr="00E00F20">
        <w:rPr>
          <w:b/>
          <w:bCs/>
        </w:rPr>
        <w:t>aG</w:t>
      </w:r>
      <w:proofErr w:type="spellEnd"/>
      <w:r w:rsidR="00E00F20" w:rsidRPr="00E00F20">
        <w:rPr>
          <w:b/>
          <w:bCs/>
        </w:rPr>
        <w:t xml:space="preserve"> docker ec2-user</w:t>
      </w:r>
      <w:r w:rsidR="00E00F20">
        <w:t xml:space="preserve"> (add ec2 user to docker group</w:t>
      </w:r>
      <w:r>
        <w:t xml:space="preserve">, </w:t>
      </w:r>
      <w:r w:rsidR="00E00F20">
        <w:t>such that ec2 user can man</w:t>
      </w:r>
      <w:r>
        <w:t>a</w:t>
      </w:r>
      <w:r w:rsidR="00E00F20">
        <w:t xml:space="preserve">ge docker without using </w:t>
      </w:r>
      <w:proofErr w:type="spellStart"/>
      <w:proofErr w:type="gramStart"/>
      <w:r w:rsidR="00E00F20">
        <w:t>Sudo</w:t>
      </w:r>
      <w:proofErr w:type="spellEnd"/>
      <w:r w:rsidR="00E00F20">
        <w:t>)</w:t>
      </w:r>
      <w:r w:rsidR="00DC3242">
        <w:t>(</w:t>
      </w:r>
      <w:proofErr w:type="gramEnd"/>
      <w:r w:rsidR="00DC3242">
        <w:t xml:space="preserve"> to effect changes exit and reconnect)</w:t>
      </w:r>
    </w:p>
    <w:p w14:paraId="053D3AC2" w14:textId="4DEB3165" w:rsidR="00E00F20" w:rsidRDefault="00AE34D0" w:rsidP="00E00F20">
      <w:pPr>
        <w:ind w:left="360"/>
      </w:pPr>
      <w:r>
        <w:rPr>
          <w:b/>
          <w:bCs/>
        </w:rPr>
        <w:t>#</w:t>
      </w:r>
      <w:proofErr w:type="spellStart"/>
      <w:r>
        <w:rPr>
          <w:b/>
          <w:bCs/>
        </w:rPr>
        <w:t>s</w:t>
      </w:r>
      <w:r w:rsidR="00E00F20">
        <w:rPr>
          <w:b/>
          <w:bCs/>
        </w:rPr>
        <w:t>udo</w:t>
      </w:r>
      <w:proofErr w:type="spellEnd"/>
      <w:r w:rsidR="00E00F20">
        <w:rPr>
          <w:b/>
          <w:bCs/>
        </w:rPr>
        <w:t xml:space="preserve"> service docker start</w:t>
      </w:r>
      <w:r w:rsidR="00DC3242">
        <w:rPr>
          <w:b/>
          <w:bCs/>
        </w:rPr>
        <w:t xml:space="preserve"> </w:t>
      </w:r>
    </w:p>
    <w:p w14:paraId="71499069" w14:textId="34727424" w:rsidR="00DC3242" w:rsidRDefault="00AE34D0" w:rsidP="00E00F20">
      <w:pPr>
        <w:ind w:left="360"/>
      </w:pPr>
      <w:r>
        <w:rPr>
          <w:b/>
          <w:bCs/>
        </w:rPr>
        <w:t>#</w:t>
      </w:r>
      <w:proofErr w:type="spellStart"/>
      <w:r>
        <w:rPr>
          <w:b/>
          <w:bCs/>
        </w:rPr>
        <w:t>s</w:t>
      </w:r>
      <w:r w:rsidR="00DC3242" w:rsidRPr="00DC3242">
        <w:rPr>
          <w:b/>
          <w:bCs/>
        </w:rPr>
        <w:t>udo</w:t>
      </w:r>
      <w:proofErr w:type="spellEnd"/>
      <w:r w:rsidR="00DC3242" w:rsidRPr="00DC3242">
        <w:rPr>
          <w:b/>
          <w:bCs/>
        </w:rPr>
        <w:t xml:space="preserve"> </w:t>
      </w:r>
      <w:proofErr w:type="spellStart"/>
      <w:r w:rsidR="00DC3242" w:rsidRPr="00DC3242">
        <w:rPr>
          <w:b/>
          <w:bCs/>
        </w:rPr>
        <w:t>chkconfig</w:t>
      </w:r>
      <w:proofErr w:type="spellEnd"/>
      <w:r w:rsidR="00DC3242" w:rsidRPr="00DC3242">
        <w:rPr>
          <w:b/>
          <w:bCs/>
        </w:rPr>
        <w:t xml:space="preserve"> docker on </w:t>
      </w:r>
      <w:r w:rsidR="00DC3242">
        <w:t xml:space="preserve">(enable docker on reboot </w:t>
      </w:r>
      <w:r>
        <w:t>(automatically</w:t>
      </w:r>
      <w:r w:rsidR="00DC3242">
        <w:t xml:space="preserve"> start </w:t>
      </w:r>
      <w:proofErr w:type="gramStart"/>
      <w:r w:rsidR="00DC3242">
        <w:t>docker )</w:t>
      </w:r>
      <w:proofErr w:type="gramEnd"/>
      <w:r w:rsidR="00DC3242">
        <w:t>)</w:t>
      </w:r>
    </w:p>
    <w:p w14:paraId="10B789EF" w14:textId="46D7D8E5" w:rsidR="00DC3242" w:rsidRDefault="000359FC" w:rsidP="00E00F20">
      <w:pPr>
        <w:ind w:left="360"/>
        <w:rPr>
          <w:b/>
          <w:bCs/>
        </w:rPr>
      </w:pPr>
      <w:r>
        <w:rPr>
          <w:b/>
          <w:bCs/>
        </w:rPr>
        <w:t>#</w:t>
      </w:r>
      <w:r w:rsidR="00DC3242">
        <w:rPr>
          <w:b/>
          <w:bCs/>
        </w:rPr>
        <w:t>docker info</w:t>
      </w:r>
    </w:p>
    <w:p w14:paraId="6ADDF3D6" w14:textId="0E138B06" w:rsidR="00DC3242" w:rsidRPr="000359FC" w:rsidRDefault="00DC3242" w:rsidP="00E00F20">
      <w:pPr>
        <w:ind w:left="360"/>
        <w:rPr>
          <w:u w:val="single"/>
        </w:rPr>
      </w:pPr>
      <w:r w:rsidRPr="000359FC">
        <w:rPr>
          <w:u w:val="single"/>
        </w:rPr>
        <w:t>Run my app on container:</w:t>
      </w:r>
    </w:p>
    <w:p w14:paraId="1EC9174F" w14:textId="18B13E45" w:rsidR="00DC3242" w:rsidRPr="00DC3242" w:rsidRDefault="00AE34D0" w:rsidP="00E00F20">
      <w:pPr>
        <w:ind w:left="360"/>
        <w:rPr>
          <w:b/>
          <w:bCs/>
        </w:rPr>
      </w:pPr>
      <w:r>
        <w:rPr>
          <w:b/>
          <w:bCs/>
        </w:rPr>
        <w:t>c</w:t>
      </w:r>
      <w:r w:rsidR="00DC3242" w:rsidRPr="00DC3242">
        <w:rPr>
          <w:b/>
          <w:bCs/>
        </w:rPr>
        <w:t xml:space="preserve">d </w:t>
      </w:r>
      <w:proofErr w:type="spellStart"/>
      <w:r w:rsidR="00DC3242" w:rsidRPr="00DC3242">
        <w:rPr>
          <w:b/>
          <w:bCs/>
        </w:rPr>
        <w:t>myweb</w:t>
      </w:r>
      <w:proofErr w:type="spellEnd"/>
      <w:r w:rsidR="00DC3242" w:rsidRPr="00DC3242">
        <w:rPr>
          <w:b/>
          <w:bCs/>
        </w:rPr>
        <w:t>/</w:t>
      </w:r>
    </w:p>
    <w:p w14:paraId="557E61D0" w14:textId="607598F0" w:rsidR="00DC3242" w:rsidRPr="00DC3242" w:rsidRDefault="00AE34D0" w:rsidP="00E00F20">
      <w:pPr>
        <w:ind w:left="360"/>
        <w:rPr>
          <w:b/>
          <w:bCs/>
        </w:rPr>
      </w:pPr>
      <w:r>
        <w:rPr>
          <w:b/>
          <w:bCs/>
        </w:rPr>
        <w:t>g</w:t>
      </w:r>
      <w:r w:rsidR="00DC3242" w:rsidRPr="00DC3242">
        <w:rPr>
          <w:b/>
          <w:bCs/>
        </w:rPr>
        <w:t xml:space="preserve">it </w:t>
      </w:r>
      <w:proofErr w:type="gramStart"/>
      <w:r w:rsidR="00DC3242" w:rsidRPr="00DC3242">
        <w:rPr>
          <w:b/>
          <w:bCs/>
        </w:rPr>
        <w:t>pull</w:t>
      </w:r>
      <w:proofErr w:type="gramEnd"/>
    </w:p>
    <w:p w14:paraId="0D9D4D4C" w14:textId="72FAF3E9" w:rsidR="00DC3242" w:rsidRDefault="00DC3242" w:rsidP="00E00F20">
      <w:pPr>
        <w:ind w:left="360"/>
      </w:pPr>
      <w:r>
        <w:t xml:space="preserve">Step1: </w:t>
      </w:r>
      <w:proofErr w:type="spellStart"/>
      <w:r w:rsidR="000359FC">
        <w:rPr>
          <w:b/>
          <w:bCs/>
        </w:rPr>
        <w:t>m</w:t>
      </w:r>
      <w:r w:rsidRPr="00DC3242">
        <w:rPr>
          <w:b/>
          <w:bCs/>
        </w:rPr>
        <w:t>vn</w:t>
      </w:r>
      <w:proofErr w:type="spellEnd"/>
      <w:r w:rsidRPr="00DC3242">
        <w:rPr>
          <w:b/>
          <w:bCs/>
        </w:rPr>
        <w:t xml:space="preserve"> clean package</w:t>
      </w:r>
    </w:p>
    <w:p w14:paraId="136402C7" w14:textId="0130C3E5" w:rsidR="00DC3242" w:rsidRDefault="00DC3242" w:rsidP="00E00F20">
      <w:pPr>
        <w:ind w:left="360"/>
      </w:pPr>
      <w:r>
        <w:t xml:space="preserve"> Step2: </w:t>
      </w:r>
      <w:r w:rsidRPr="00DC3242">
        <w:rPr>
          <w:b/>
          <w:bCs/>
        </w:rPr>
        <w:t>docker build -t myweb:1.</w:t>
      </w:r>
      <w:proofErr w:type="gramStart"/>
      <w:r w:rsidRPr="00DC3242">
        <w:rPr>
          <w:b/>
          <w:bCs/>
        </w:rPr>
        <w:t>0 .</w:t>
      </w:r>
      <w:proofErr w:type="gramEnd"/>
      <w:r>
        <w:t xml:space="preserve">       (this command build image with name </w:t>
      </w:r>
      <w:proofErr w:type="spellStart"/>
      <w:r w:rsidR="000359FC">
        <w:t>myweb</w:t>
      </w:r>
      <w:proofErr w:type="spellEnd"/>
      <w:r>
        <w:t xml:space="preserve"> and tag </w:t>
      </w:r>
      <w:proofErr w:type="gramStart"/>
      <w:r>
        <w:t>1.0  &lt;</w:t>
      </w:r>
      <w:proofErr w:type="gramEnd"/>
      <w:r>
        <w:t xml:space="preserve"> . &gt; indicates build context)</w:t>
      </w:r>
    </w:p>
    <w:p w14:paraId="686C8E85" w14:textId="473221E8" w:rsidR="00DC3242" w:rsidRDefault="00DC3242" w:rsidP="00DC3242">
      <w:pPr>
        <w:pStyle w:val="ListParagraph"/>
        <w:numPr>
          <w:ilvl w:val="0"/>
          <w:numId w:val="1"/>
        </w:numPr>
        <w:rPr>
          <w:b/>
          <w:bCs/>
        </w:rPr>
      </w:pPr>
      <w:r w:rsidRPr="00DC3242">
        <w:rPr>
          <w:b/>
          <w:bCs/>
        </w:rPr>
        <w:t>docker images</w:t>
      </w:r>
    </w:p>
    <w:p w14:paraId="6328BF1E" w14:textId="339229E0" w:rsidR="008A0AA3" w:rsidRPr="008A0AA3" w:rsidRDefault="008A0AA3" w:rsidP="008A0AA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docker run -d -p 8080:8080 myweb:1.</w:t>
      </w:r>
      <w:proofErr w:type="gramStart"/>
      <w:r>
        <w:rPr>
          <w:b/>
          <w:bCs/>
        </w:rPr>
        <w:t xml:space="preserve">0  </w:t>
      </w:r>
      <w:r>
        <w:t>(</w:t>
      </w:r>
      <w:proofErr w:type="gramEnd"/>
      <w:r>
        <w:t xml:space="preserve">creating a container ) </w:t>
      </w:r>
    </w:p>
    <w:p w14:paraId="22AEA539" w14:textId="573CE8A6" w:rsidR="008A0AA3" w:rsidRPr="008A0AA3" w:rsidRDefault="008A0AA3" w:rsidP="008A0AA3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  <w:r>
        <w:t>-d indicates detached mode (</w:t>
      </w:r>
      <w:proofErr w:type="spellStart"/>
      <w:r>
        <w:t>i.e</w:t>
      </w:r>
      <w:proofErr w:type="spellEnd"/>
      <w:r>
        <w:t>- run containers in background</w:t>
      </w:r>
      <w:proofErr w:type="gramStart"/>
      <w:r>
        <w:t>),,</w:t>
      </w:r>
      <w:proofErr w:type="gramEnd"/>
      <w:r>
        <w:t xml:space="preserve"> </w:t>
      </w:r>
    </w:p>
    <w:p w14:paraId="5F435CCF" w14:textId="3DDD2448" w:rsidR="008A0AA3" w:rsidRDefault="008A0AA3" w:rsidP="008A0AA3">
      <w:pPr>
        <w:pStyle w:val="ListParagraph"/>
      </w:pPr>
      <w:r>
        <w:t>-p is the port mapping (</w:t>
      </w:r>
      <w:r w:rsidR="00A215A6">
        <w:t>host-port: container-port</w:t>
      </w:r>
      <w:r>
        <w:t>)</w:t>
      </w:r>
    </w:p>
    <w:p w14:paraId="74AA52A5" w14:textId="56B617B9" w:rsidR="008A0AA3" w:rsidRDefault="008A0AA3" w:rsidP="008A0AA3">
      <w:pPr>
        <w:pStyle w:val="ListParagraph"/>
      </w:pPr>
      <w:r>
        <w:t>Container port is the port on which tomcat is running in a container.</w:t>
      </w:r>
    </w:p>
    <w:p w14:paraId="22B8F1DF" w14:textId="4CEFF201" w:rsidR="008A0AA3" w:rsidRDefault="008A0AA3" w:rsidP="008A0AA3">
      <w:pPr>
        <w:pStyle w:val="ListParagraph"/>
      </w:pPr>
      <w:r>
        <w:t>Host-port is the port allocated on the host using which we access containers on the host.</w:t>
      </w:r>
    </w:p>
    <w:p w14:paraId="6B0E0CEB" w14:textId="77777777" w:rsidR="008A0AA3" w:rsidRPr="008A0AA3" w:rsidRDefault="008A0AA3" w:rsidP="008A0AA3">
      <w:pPr>
        <w:pStyle w:val="ListParagraph"/>
      </w:pPr>
    </w:p>
    <w:p w14:paraId="7869B3A3" w14:textId="2E62D462" w:rsidR="008A0AA3" w:rsidRPr="008A0AA3" w:rsidRDefault="008A0AA3" w:rsidP="008A0AA3">
      <w:pPr>
        <w:pStyle w:val="ListParagraph"/>
      </w:pPr>
      <w:r>
        <w:lastRenderedPageBreak/>
        <w:t>go to web browser take public Ip and paste it browser (publicip8080:8080 /</w:t>
      </w:r>
      <w:proofErr w:type="spellStart"/>
      <w:r>
        <w:t>myweb</w:t>
      </w:r>
      <w:proofErr w:type="spellEnd"/>
      <w:r>
        <w:t>/)</w:t>
      </w:r>
    </w:p>
    <w:p w14:paraId="5EDF8379" w14:textId="77777777" w:rsidR="00DC3242" w:rsidRPr="00DC3242" w:rsidRDefault="00DC3242" w:rsidP="00E00F20">
      <w:pPr>
        <w:ind w:left="360"/>
      </w:pPr>
    </w:p>
    <w:p w14:paraId="058E2E5E" w14:textId="5EE10208" w:rsidR="00E00F20" w:rsidRDefault="00F76C48" w:rsidP="00E00F20">
      <w:pPr>
        <w:ind w:left="360"/>
      </w:pPr>
      <w:r>
        <w:rPr>
          <w:b/>
          <w:bCs/>
        </w:rPr>
        <w:t>#</w:t>
      </w:r>
      <w:r w:rsidR="00FA19BA">
        <w:rPr>
          <w:b/>
          <w:bCs/>
        </w:rPr>
        <w:t xml:space="preserve">docker </w:t>
      </w:r>
      <w:proofErr w:type="spellStart"/>
      <w:proofErr w:type="gramStart"/>
      <w:r w:rsidR="00FA19BA">
        <w:rPr>
          <w:b/>
          <w:bCs/>
        </w:rPr>
        <w:t>ps</w:t>
      </w:r>
      <w:proofErr w:type="spellEnd"/>
      <w:r w:rsidR="00FA19BA">
        <w:rPr>
          <w:b/>
          <w:bCs/>
        </w:rPr>
        <w:t xml:space="preserve"> </w:t>
      </w:r>
      <w:r w:rsidR="00A215A6">
        <w:rPr>
          <w:b/>
          <w:bCs/>
        </w:rPr>
        <w:t xml:space="preserve"> </w:t>
      </w:r>
      <w:r w:rsidR="00A215A6">
        <w:t>(</w:t>
      </w:r>
      <w:proofErr w:type="gramEnd"/>
      <w:r w:rsidR="00FA19BA">
        <w:t>to list containers)</w:t>
      </w:r>
    </w:p>
    <w:p w14:paraId="2A49240D" w14:textId="52F8D21A" w:rsidR="008A2B04" w:rsidRDefault="008A2B04" w:rsidP="00E00F20">
      <w:pPr>
        <w:ind w:left="360"/>
      </w:pPr>
    </w:p>
    <w:p w14:paraId="2EA0FEF2" w14:textId="47F1DC69" w:rsidR="008A2B04" w:rsidRDefault="008A2B04" w:rsidP="00E00F20">
      <w:pPr>
        <w:ind w:left="360"/>
      </w:pPr>
      <w:r>
        <w:t>-----------------------------------------------31-10-19--------------------------------------------</w:t>
      </w:r>
    </w:p>
    <w:p w14:paraId="7F3645AF" w14:textId="0B289FC9" w:rsidR="008A2B04" w:rsidRDefault="008A2B04" w:rsidP="00E00F20">
      <w:pPr>
        <w:ind w:left="360"/>
        <w:rPr>
          <w:b/>
          <w:bCs/>
          <w:sz w:val="24"/>
          <w:szCs w:val="24"/>
        </w:rPr>
      </w:pPr>
      <w:r w:rsidRPr="008A2B04">
        <w:rPr>
          <w:b/>
          <w:bCs/>
          <w:sz w:val="24"/>
          <w:szCs w:val="24"/>
        </w:rPr>
        <w:t>Docker architecture:</w:t>
      </w:r>
    </w:p>
    <w:p w14:paraId="3086A1C9" w14:textId="1ABB19CE" w:rsidR="004807F9" w:rsidRDefault="004807F9" w:rsidP="00E00F20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D9B075" wp14:editId="14FDBA08">
            <wp:extent cx="5731510" cy="26962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782D" w14:textId="31ABEF49" w:rsidR="008A2B04" w:rsidRDefault="008A2B04" w:rsidP="00E00F20">
      <w:pPr>
        <w:ind w:left="360"/>
        <w:rPr>
          <w:b/>
          <w:bCs/>
          <w:sz w:val="24"/>
          <w:szCs w:val="24"/>
        </w:rPr>
      </w:pPr>
    </w:p>
    <w:p w14:paraId="2C079B69" w14:textId="113C237E" w:rsidR="002D24EB" w:rsidRDefault="002D24EB" w:rsidP="00E00F20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E6063C" wp14:editId="2903C8D4">
            <wp:simplePos x="1143000" y="5764530"/>
            <wp:positionH relativeFrom="column">
              <wp:align>left</wp:align>
            </wp:positionH>
            <wp:positionV relativeFrom="paragraph">
              <wp:align>top</wp:align>
            </wp:positionV>
            <wp:extent cx="3811905" cy="257746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7597">
        <w:rPr>
          <w:b/>
          <w:bCs/>
          <w:sz w:val="24"/>
          <w:szCs w:val="24"/>
        </w:rPr>
        <w:br w:type="textWrapping" w:clear="all"/>
      </w:r>
    </w:p>
    <w:p w14:paraId="3C5E66B2" w14:textId="0BB24567" w:rsidR="008A2B04" w:rsidRDefault="008A2B04" w:rsidP="00E00F20">
      <w:pPr>
        <w:ind w:left="360"/>
        <w:rPr>
          <w:noProof/>
        </w:rPr>
      </w:pPr>
    </w:p>
    <w:p w14:paraId="7F9A0B66" w14:textId="2C187693" w:rsidR="002D24EB" w:rsidRDefault="002D24EB" w:rsidP="002D24EB">
      <w:pPr>
        <w:ind w:left="360"/>
        <w:rPr>
          <w:noProof/>
          <w:sz w:val="24"/>
          <w:szCs w:val="24"/>
        </w:rPr>
      </w:pPr>
      <w:r w:rsidRPr="002D24EB">
        <w:rPr>
          <w:b/>
          <w:bCs/>
          <w:noProof/>
          <w:sz w:val="24"/>
          <w:szCs w:val="24"/>
        </w:rPr>
        <w:t xml:space="preserve">Client: </w:t>
      </w:r>
      <w:r>
        <w:rPr>
          <w:noProof/>
          <w:sz w:val="24"/>
          <w:szCs w:val="24"/>
        </w:rPr>
        <w:t>The machine on which we run docker commands (client and docker host can be same,</w:t>
      </w:r>
      <w:r w:rsidRPr="002D24EB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client and docker host can be different)</w:t>
      </w:r>
    </w:p>
    <w:p w14:paraId="57EC4B2C" w14:textId="259491CD" w:rsidR="002D24EB" w:rsidRDefault="002D24EB" w:rsidP="002D24EB">
      <w:pPr>
        <w:ind w:left="360"/>
        <w:rPr>
          <w:noProof/>
          <w:sz w:val="24"/>
          <w:szCs w:val="24"/>
        </w:rPr>
      </w:pPr>
      <w:r w:rsidRPr="002D24EB">
        <w:rPr>
          <w:b/>
          <w:bCs/>
          <w:noProof/>
          <w:sz w:val="24"/>
          <w:szCs w:val="24"/>
        </w:rPr>
        <w:lastRenderedPageBreak/>
        <w:t>Docker Host :</w:t>
      </w:r>
      <w:r>
        <w:rPr>
          <w:noProof/>
          <w:sz w:val="24"/>
          <w:szCs w:val="24"/>
        </w:rPr>
        <w:t xml:space="preserve"> The machine on which docker is installed. It can contain containers and images locally.</w:t>
      </w:r>
    </w:p>
    <w:p w14:paraId="4FAA3652" w14:textId="22D3350E" w:rsidR="002D24EB" w:rsidRDefault="002D24EB" w:rsidP="002D24EB">
      <w:pPr>
        <w:ind w:left="360"/>
        <w:rPr>
          <w:noProof/>
          <w:sz w:val="24"/>
          <w:szCs w:val="24"/>
        </w:rPr>
      </w:pPr>
      <w:r w:rsidRPr="002D24EB">
        <w:rPr>
          <w:b/>
          <w:bCs/>
          <w:noProof/>
          <w:sz w:val="24"/>
          <w:szCs w:val="24"/>
        </w:rPr>
        <w:t>Registry:</w:t>
      </w:r>
      <w:r>
        <w:rPr>
          <w:noProof/>
          <w:sz w:val="24"/>
          <w:szCs w:val="24"/>
        </w:rPr>
        <w:t xml:space="preserve"> Server which will host docker images.</w:t>
      </w:r>
    </w:p>
    <w:p w14:paraId="5DA5871E" w14:textId="77777777" w:rsidR="002D24EB" w:rsidRDefault="002D24EB" w:rsidP="002D24EB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Docker</w:t>
      </w:r>
      <w:r>
        <w:rPr>
          <w:noProof/>
          <w:sz w:val="24"/>
          <w:szCs w:val="24"/>
        </w:rPr>
        <w:t xml:space="preserve"> has docker hub </w:t>
      </w:r>
    </w:p>
    <w:p w14:paraId="1BA71655" w14:textId="6876CF1A" w:rsidR="002D24EB" w:rsidRDefault="002D24EB" w:rsidP="002D24EB">
      <w:pPr>
        <w:pStyle w:val="ListParagraph"/>
        <w:ind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t>hub.docker.com - it’s a registry available over internet</w:t>
      </w:r>
    </w:p>
    <w:p w14:paraId="30F41341" w14:textId="6105F845" w:rsidR="002D24EB" w:rsidRDefault="002D24EB" w:rsidP="002D24EB">
      <w:pPr>
        <w:pStyle w:val="ListParagraph"/>
        <w:ind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t>docker hub is hosted by docker  inc it is available for all.</w:t>
      </w:r>
    </w:p>
    <w:p w14:paraId="17CA35D0" w14:textId="2EC435BF" w:rsidR="009C433E" w:rsidRDefault="009C433E" w:rsidP="009C433E">
      <w:pPr>
        <w:rPr>
          <w:noProof/>
          <w:sz w:val="24"/>
          <w:szCs w:val="24"/>
        </w:rPr>
      </w:pPr>
    </w:p>
    <w:p w14:paraId="384EA027" w14:textId="5B4B66E0" w:rsidR="009C433E" w:rsidRDefault="009C433E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Create a/c in docker hub</w:t>
      </w:r>
    </w:p>
    <w:p w14:paraId="76B69276" w14:textId="69B12ACF" w:rsidR="009C433E" w:rsidRDefault="009C433E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Push images to docker hub</w:t>
      </w:r>
    </w:p>
    <w:p w14:paraId="4CC43E43" w14:textId="33D6550F" w:rsidR="009C433E" w:rsidRDefault="009C433E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Step1: </w:t>
      </w:r>
    </w:p>
    <w:p w14:paraId="0EE86FDE" w14:textId="61829D7A" w:rsidR="009C433E" w:rsidRDefault="009C433E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In order to push images to docker hub we need to tag our images as follows.</w:t>
      </w:r>
    </w:p>
    <w:p w14:paraId="379C3645" w14:textId="2CB6ACA1" w:rsidR="009C433E" w:rsidRDefault="00603D7B" w:rsidP="009C433E">
      <w:pPr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w:t>#</w:t>
      </w:r>
      <w:r w:rsidR="009C433E" w:rsidRPr="00603D7B">
        <w:rPr>
          <w:b/>
          <w:noProof/>
          <w:sz w:val="24"/>
          <w:szCs w:val="24"/>
        </w:rPr>
        <w:t>docker build -t</w:t>
      </w:r>
      <w:r w:rsidR="009C433E">
        <w:rPr>
          <w:noProof/>
          <w:sz w:val="24"/>
          <w:szCs w:val="24"/>
        </w:rPr>
        <w:t xml:space="preserve"> </w:t>
      </w:r>
      <w:r w:rsidR="009C433E" w:rsidRPr="00603D7B">
        <w:rPr>
          <w:b/>
          <w:bCs/>
          <w:noProof/>
          <w:sz w:val="24"/>
          <w:szCs w:val="24"/>
        </w:rPr>
        <w:t xml:space="preserve">lokesh/hari-app:1.0 .  </w:t>
      </w:r>
      <w:r w:rsidR="009C433E">
        <w:rPr>
          <w:noProof/>
          <w:sz w:val="24"/>
          <w:szCs w:val="24"/>
        </w:rPr>
        <w:t>(dockerhub-id/image-name:tag)</w:t>
      </w:r>
    </w:p>
    <w:p w14:paraId="756A0021" w14:textId="29473B32" w:rsidR="00603D7B" w:rsidRDefault="00603D7B" w:rsidP="009C433E">
      <w:pPr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w:t>#</w:t>
      </w:r>
      <w:r w:rsidRPr="00603D7B">
        <w:rPr>
          <w:b/>
          <w:noProof/>
          <w:sz w:val="24"/>
          <w:szCs w:val="24"/>
        </w:rPr>
        <w:t>docker images</w:t>
      </w:r>
    </w:p>
    <w:p w14:paraId="676FDED9" w14:textId="30639268" w:rsidR="00603D7B" w:rsidRDefault="00603D7B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Login to docker hub</w:t>
      </w:r>
    </w:p>
    <w:p w14:paraId="76F4689C" w14:textId="6EC22661" w:rsidR="00603D7B" w:rsidRPr="00603D7B" w:rsidRDefault="00603D7B" w:rsidP="009C433E">
      <w:pPr>
        <w:rPr>
          <w:b/>
          <w:bCs/>
          <w:noProof/>
          <w:sz w:val="24"/>
          <w:szCs w:val="24"/>
        </w:rPr>
      </w:pPr>
      <w:r w:rsidRPr="00603D7B">
        <w:rPr>
          <w:b/>
          <w:bCs/>
          <w:noProof/>
          <w:sz w:val="24"/>
          <w:szCs w:val="24"/>
        </w:rPr>
        <w:t>#docker login</w:t>
      </w:r>
    </w:p>
    <w:p w14:paraId="29CC92A2" w14:textId="05A062AA" w:rsidR="00603D7B" w:rsidRDefault="00603D7B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Username:hubid (lokesh)</w:t>
      </w:r>
    </w:p>
    <w:p w14:paraId="74F5B9D2" w14:textId="7709708E" w:rsidR="00603D7B" w:rsidRDefault="00603D7B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Password: give password</w:t>
      </w:r>
    </w:p>
    <w:p w14:paraId="5F840601" w14:textId="5F4340FE" w:rsidR="00603D7B" w:rsidRDefault="00603D7B" w:rsidP="009C433E">
      <w:pPr>
        <w:rPr>
          <w:b/>
          <w:bCs/>
          <w:noProof/>
          <w:sz w:val="24"/>
          <w:szCs w:val="24"/>
        </w:rPr>
      </w:pPr>
      <w:r w:rsidRPr="00603D7B">
        <w:rPr>
          <w:b/>
          <w:bCs/>
          <w:noProof/>
          <w:sz w:val="24"/>
          <w:szCs w:val="24"/>
        </w:rPr>
        <w:t>#docker push lokesh/hari-app:1.0</w:t>
      </w:r>
    </w:p>
    <w:p w14:paraId="0826A101" w14:textId="77777777" w:rsidR="00603D7B" w:rsidRDefault="00603D7B" w:rsidP="009C433E">
      <w:pPr>
        <w:rPr>
          <w:noProof/>
          <w:sz w:val="24"/>
          <w:szCs w:val="24"/>
        </w:rPr>
      </w:pPr>
      <w:r w:rsidRPr="00603D7B">
        <w:rPr>
          <w:noProof/>
          <w:sz w:val="24"/>
          <w:szCs w:val="24"/>
        </w:rPr>
        <w:t xml:space="preserve">Want to pull any image : </w:t>
      </w:r>
    </w:p>
    <w:p w14:paraId="32213833" w14:textId="0DB9EAD0" w:rsidR="00603D7B" w:rsidRDefault="00603D7B" w:rsidP="009C433E">
      <w:pPr>
        <w:pBdr>
          <w:bottom w:val="single" w:sz="6" w:space="1" w:color="auto"/>
        </w:pBdr>
        <w:rPr>
          <w:noProof/>
          <w:sz w:val="24"/>
          <w:szCs w:val="24"/>
        </w:rPr>
      </w:pPr>
      <w:r w:rsidRPr="00603D7B">
        <w:rPr>
          <w:b/>
          <w:bCs/>
          <w:noProof/>
          <w:sz w:val="24"/>
          <w:szCs w:val="24"/>
        </w:rPr>
        <w:t># docker pull lokesh/hari-app:1.0</w:t>
      </w:r>
      <w:r w:rsidRPr="00603D7B">
        <w:rPr>
          <w:noProof/>
          <w:sz w:val="24"/>
          <w:szCs w:val="24"/>
        </w:rPr>
        <w:t xml:space="preserve"> (if image is available at local it wont pull , it says up to date)</w:t>
      </w:r>
    </w:p>
    <w:p w14:paraId="3E6FB81A" w14:textId="170C5F78" w:rsidR="000C59F6" w:rsidRDefault="000C59F6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Basic Docker commands :</w:t>
      </w:r>
    </w:p>
    <w:p w14:paraId="50B74FBE" w14:textId="5ACFC0AA" w:rsidR="000C59F6" w:rsidRDefault="00D50391" w:rsidP="009C433E">
      <w:p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#d</w:t>
      </w:r>
      <w:r w:rsidR="000C59F6" w:rsidRPr="00D50391">
        <w:rPr>
          <w:b/>
          <w:bCs/>
          <w:noProof/>
          <w:sz w:val="24"/>
          <w:szCs w:val="24"/>
        </w:rPr>
        <w:t>ocker images</w:t>
      </w:r>
      <w:r w:rsidR="000C59F6">
        <w:rPr>
          <w:noProof/>
          <w:sz w:val="24"/>
          <w:szCs w:val="24"/>
        </w:rPr>
        <w:t xml:space="preserve"> (list all images)</w:t>
      </w:r>
    </w:p>
    <w:p w14:paraId="622B3958" w14:textId="20443002" w:rsidR="000C59F6" w:rsidRDefault="00D50391" w:rsidP="009C433E">
      <w:p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#d</w:t>
      </w:r>
      <w:r w:rsidR="000C59F6" w:rsidRPr="00D50391">
        <w:rPr>
          <w:b/>
          <w:bCs/>
          <w:noProof/>
          <w:sz w:val="24"/>
          <w:szCs w:val="24"/>
        </w:rPr>
        <w:t>ocker rmi (image id’s or image names)</w:t>
      </w:r>
      <w:r w:rsidR="000C59F6">
        <w:rPr>
          <w:noProof/>
          <w:sz w:val="24"/>
          <w:szCs w:val="24"/>
        </w:rPr>
        <w:t xml:space="preserve"> – rmi stands for remove image. ( to remove multiple images give space paste image id or image name)</w:t>
      </w:r>
    </w:p>
    <w:p w14:paraId="67B3DBE6" w14:textId="31BE41AE" w:rsidR="000C59F6" w:rsidRDefault="000C59F6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If image is used by container we cant remove that.</w:t>
      </w:r>
    </w:p>
    <w:p w14:paraId="1AC4D642" w14:textId="77777777" w:rsidR="00D50391" w:rsidRDefault="00D50391" w:rsidP="009C433E">
      <w:p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#</w:t>
      </w:r>
      <w:r w:rsidR="000C59F6" w:rsidRPr="00D50391">
        <w:rPr>
          <w:b/>
          <w:bCs/>
          <w:noProof/>
          <w:sz w:val="24"/>
          <w:szCs w:val="24"/>
        </w:rPr>
        <w:t>docker images -q</w:t>
      </w:r>
      <w:r w:rsidR="000C59F6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   -</w:t>
      </w:r>
      <w:r w:rsidR="000C59F6">
        <w:rPr>
          <w:noProof/>
          <w:sz w:val="24"/>
          <w:szCs w:val="24"/>
        </w:rPr>
        <w:t>(returns only image id’s)</w:t>
      </w:r>
    </w:p>
    <w:p w14:paraId="27BAC9B3" w14:textId="43D8A521" w:rsidR="000F1A3D" w:rsidRDefault="00D50391" w:rsidP="009C433E">
      <w:pPr>
        <w:pBdr>
          <w:bottom w:val="single" w:sz="6" w:space="1" w:color="auto"/>
        </w:pBdr>
        <w:rPr>
          <w:noProof/>
          <w:sz w:val="24"/>
          <w:szCs w:val="24"/>
        </w:rPr>
      </w:pPr>
      <w:r>
        <w:rPr>
          <w:noProof/>
          <w:sz w:val="24"/>
          <w:szCs w:val="24"/>
        </w:rPr>
        <w:t>#</w:t>
      </w:r>
      <w:r w:rsidRPr="00D50391">
        <w:rPr>
          <w:b/>
          <w:bCs/>
          <w:noProof/>
          <w:sz w:val="24"/>
          <w:szCs w:val="24"/>
        </w:rPr>
        <w:t>docker rmi $(docker images -q)</w:t>
      </w:r>
      <w:r>
        <w:rPr>
          <w:b/>
          <w:bCs/>
          <w:noProof/>
          <w:sz w:val="24"/>
          <w:szCs w:val="24"/>
        </w:rPr>
        <w:t xml:space="preserve"> –</w:t>
      </w:r>
      <w:r>
        <w:rPr>
          <w:noProof/>
          <w:sz w:val="24"/>
          <w:szCs w:val="24"/>
        </w:rPr>
        <w:t xml:space="preserve"> to remove all images (If image is used by container we cant remove that)</w:t>
      </w:r>
    </w:p>
    <w:p w14:paraId="2D1EA418" w14:textId="4B310FBC" w:rsidR="00D50391" w:rsidRPr="00D50391" w:rsidRDefault="00D50391" w:rsidP="009C433E">
      <w:pPr>
        <w:rPr>
          <w:b/>
          <w:bCs/>
          <w:noProof/>
          <w:sz w:val="32"/>
          <w:szCs w:val="32"/>
          <w:u w:val="single"/>
        </w:rPr>
      </w:pPr>
      <w:r w:rsidRPr="00D50391">
        <w:rPr>
          <w:b/>
          <w:bCs/>
          <w:noProof/>
          <w:sz w:val="32"/>
          <w:szCs w:val="32"/>
          <w:u w:val="single"/>
        </w:rPr>
        <w:t>Containers:</w:t>
      </w:r>
    </w:p>
    <w:p w14:paraId="32952ADF" w14:textId="5164876C" w:rsidR="00D50391" w:rsidRDefault="00D50391" w:rsidP="009C433E">
      <w:p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d</w:t>
      </w:r>
      <w:r w:rsidRPr="00D50391">
        <w:rPr>
          <w:b/>
          <w:bCs/>
          <w:noProof/>
          <w:sz w:val="24"/>
          <w:szCs w:val="24"/>
        </w:rPr>
        <w:t>ocker run -it -p 8080:8080 lokesh/hari-app:1.0</w:t>
      </w:r>
      <w:r>
        <w:rPr>
          <w:noProof/>
          <w:sz w:val="24"/>
          <w:szCs w:val="24"/>
        </w:rPr>
        <w:t xml:space="preserve"> (-it </w:t>
      </w:r>
      <w:r w:rsidRPr="00D50391">
        <w:rPr>
          <w:noProof/>
          <w:sz w:val="24"/>
          <w:szCs w:val="24"/>
        </w:rPr>
        <w:sym w:font="Wingdings" w:char="F0E0"/>
      </w:r>
      <w:r>
        <w:rPr>
          <w:noProof/>
          <w:sz w:val="24"/>
          <w:szCs w:val="24"/>
        </w:rPr>
        <w:t xml:space="preserve"> interactive terminal (its going to show logs in the terminal))</w:t>
      </w:r>
    </w:p>
    <w:p w14:paraId="18AC27C8" w14:textId="70BB9EFD" w:rsidR="00D50391" w:rsidRDefault="00D50391" w:rsidP="009C433E">
      <w:pPr>
        <w:rPr>
          <w:noProof/>
          <w:sz w:val="24"/>
          <w:szCs w:val="24"/>
        </w:rPr>
      </w:pPr>
      <w:r w:rsidRPr="00D50391">
        <w:rPr>
          <w:b/>
          <w:bCs/>
          <w:noProof/>
          <w:sz w:val="24"/>
          <w:szCs w:val="24"/>
        </w:rPr>
        <w:t>docker ps</w:t>
      </w:r>
      <w:r>
        <w:rPr>
          <w:noProof/>
          <w:sz w:val="24"/>
          <w:szCs w:val="24"/>
        </w:rPr>
        <w:t xml:space="preserve"> – displays details about running containers.</w:t>
      </w:r>
    </w:p>
    <w:p w14:paraId="68CF335F" w14:textId="464C892E" w:rsidR="006A029D" w:rsidRPr="006A029D" w:rsidRDefault="006A029D" w:rsidP="009C433E">
      <w:pPr>
        <w:rPr>
          <w:b/>
          <w:bCs/>
          <w:noProof/>
          <w:sz w:val="24"/>
          <w:szCs w:val="24"/>
        </w:rPr>
      </w:pPr>
      <w:r w:rsidRPr="006A029D">
        <w:rPr>
          <w:b/>
          <w:bCs/>
          <w:noProof/>
          <w:sz w:val="24"/>
          <w:szCs w:val="24"/>
        </w:rPr>
        <w:t xml:space="preserve">#docker ps -a </w:t>
      </w:r>
      <w:r>
        <w:rPr>
          <w:b/>
          <w:bCs/>
          <w:noProof/>
          <w:sz w:val="24"/>
          <w:szCs w:val="24"/>
        </w:rPr>
        <w:t xml:space="preserve"> </w:t>
      </w:r>
      <w:r w:rsidRPr="006A029D">
        <w:rPr>
          <w:b/>
          <w:bCs/>
          <w:noProof/>
          <w:sz w:val="24"/>
          <w:szCs w:val="24"/>
        </w:rPr>
        <w:t xml:space="preserve"> (displays running + exited</w:t>
      </w:r>
      <w:r>
        <w:rPr>
          <w:b/>
          <w:bCs/>
          <w:noProof/>
          <w:sz w:val="24"/>
          <w:szCs w:val="24"/>
        </w:rPr>
        <w:t xml:space="preserve"> or stoped containers</w:t>
      </w:r>
      <w:r w:rsidRPr="006A029D">
        <w:rPr>
          <w:b/>
          <w:bCs/>
          <w:noProof/>
          <w:sz w:val="24"/>
          <w:szCs w:val="24"/>
        </w:rPr>
        <w:t>)</w:t>
      </w:r>
    </w:p>
    <w:p w14:paraId="559C3664" w14:textId="38DCA7E1" w:rsidR="006A029D" w:rsidRPr="006A029D" w:rsidRDefault="006A029D" w:rsidP="009C433E">
      <w:pPr>
        <w:rPr>
          <w:b/>
          <w:bCs/>
          <w:noProof/>
          <w:sz w:val="24"/>
          <w:szCs w:val="24"/>
        </w:rPr>
      </w:pPr>
      <w:r w:rsidRPr="006A029D">
        <w:rPr>
          <w:b/>
          <w:bCs/>
          <w:noProof/>
          <w:sz w:val="24"/>
          <w:szCs w:val="24"/>
        </w:rPr>
        <w:t>#docker ps -ad ( returns or diplays docker id’s )</w:t>
      </w:r>
    </w:p>
    <w:p w14:paraId="0D054CB7" w14:textId="5D55CCCE" w:rsidR="00D50391" w:rsidRPr="006A029D" w:rsidRDefault="006A029D" w:rsidP="009C433E">
      <w:pPr>
        <w:rPr>
          <w:b/>
          <w:bCs/>
          <w:noProof/>
          <w:sz w:val="24"/>
          <w:szCs w:val="24"/>
        </w:rPr>
      </w:pPr>
      <w:r w:rsidRPr="006A029D">
        <w:rPr>
          <w:b/>
          <w:bCs/>
          <w:noProof/>
          <w:sz w:val="24"/>
          <w:szCs w:val="24"/>
        </w:rPr>
        <w:t>#docker start container id</w:t>
      </w:r>
    </w:p>
    <w:p w14:paraId="2103D72B" w14:textId="1FF79694" w:rsidR="006A029D" w:rsidRPr="006A029D" w:rsidRDefault="006A029D" w:rsidP="006A029D">
      <w:pPr>
        <w:rPr>
          <w:b/>
          <w:bCs/>
          <w:noProof/>
          <w:sz w:val="24"/>
          <w:szCs w:val="24"/>
        </w:rPr>
      </w:pPr>
      <w:r w:rsidRPr="006A029D">
        <w:rPr>
          <w:b/>
          <w:bCs/>
          <w:noProof/>
          <w:sz w:val="24"/>
          <w:szCs w:val="24"/>
        </w:rPr>
        <w:t>#docker stop container id</w:t>
      </w:r>
    </w:p>
    <w:p w14:paraId="18F35C9C" w14:textId="469A7B0C" w:rsidR="006A029D" w:rsidRDefault="006A029D" w:rsidP="006A029D">
      <w:pPr>
        <w:rPr>
          <w:b/>
          <w:bCs/>
          <w:noProof/>
          <w:sz w:val="24"/>
          <w:szCs w:val="24"/>
        </w:rPr>
      </w:pPr>
      <w:r w:rsidRPr="006A029D">
        <w:rPr>
          <w:b/>
          <w:bCs/>
          <w:noProof/>
          <w:sz w:val="24"/>
          <w:szCs w:val="24"/>
        </w:rPr>
        <w:t>#docker rm container id</w:t>
      </w:r>
    </w:p>
    <w:p w14:paraId="2F6F5F8A" w14:textId="4B26211D" w:rsidR="006A029D" w:rsidRDefault="006A029D" w:rsidP="006A029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If container is running we cant remove but we can force remove.</w:t>
      </w:r>
    </w:p>
    <w:p w14:paraId="10D131ED" w14:textId="01377A7D" w:rsidR="006A029D" w:rsidRDefault="006A029D" w:rsidP="006A029D">
      <w:pPr>
        <w:rPr>
          <w:b/>
          <w:bCs/>
          <w:noProof/>
          <w:sz w:val="24"/>
          <w:szCs w:val="24"/>
        </w:rPr>
      </w:pPr>
      <w:r w:rsidRPr="006A029D">
        <w:rPr>
          <w:b/>
          <w:bCs/>
          <w:noProof/>
          <w:sz w:val="24"/>
          <w:szCs w:val="24"/>
        </w:rPr>
        <w:t># docker rm -f (force remove)</w:t>
      </w:r>
    </w:p>
    <w:p w14:paraId="4862B98B" w14:textId="6A904BC2" w:rsidR="006A029D" w:rsidRDefault="006A029D" w:rsidP="006A029D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# docker rm</w:t>
      </w:r>
      <w:r w:rsidR="00E1222F">
        <w:rPr>
          <w:b/>
          <w:bCs/>
          <w:noProof/>
          <w:sz w:val="24"/>
          <w:szCs w:val="24"/>
        </w:rPr>
        <w:t xml:space="preserve"> </w:t>
      </w:r>
      <w:r>
        <w:rPr>
          <w:b/>
          <w:bCs/>
          <w:noProof/>
          <w:sz w:val="24"/>
          <w:szCs w:val="24"/>
        </w:rPr>
        <w:t>-f $(docker ps -aq)</w:t>
      </w:r>
    </w:p>
    <w:p w14:paraId="4A7A8DC2" w14:textId="6167F60C" w:rsidR="006A029D" w:rsidRPr="00FD07EA" w:rsidRDefault="00296D79" w:rsidP="006A029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</w:t>
      </w:r>
      <w:r w:rsidR="006A029D" w:rsidRPr="00FD07EA">
        <w:rPr>
          <w:b/>
          <w:bCs/>
          <w:sz w:val="24"/>
          <w:szCs w:val="24"/>
        </w:rPr>
        <w:t xml:space="preserve">docker run -d -p 8080:8080 </w:t>
      </w:r>
      <w:r>
        <w:rPr>
          <w:b/>
          <w:bCs/>
          <w:sz w:val="24"/>
          <w:szCs w:val="24"/>
        </w:rPr>
        <w:t>--</w:t>
      </w:r>
      <w:r w:rsidR="006A029D" w:rsidRPr="00FD07EA">
        <w:rPr>
          <w:b/>
          <w:bCs/>
          <w:sz w:val="24"/>
          <w:szCs w:val="24"/>
        </w:rPr>
        <w:t>name=</w:t>
      </w:r>
      <w:proofErr w:type="spellStart"/>
      <w:r w:rsidR="006A029D" w:rsidRPr="00FD07EA">
        <w:rPr>
          <w:b/>
          <w:bCs/>
          <w:sz w:val="24"/>
          <w:szCs w:val="24"/>
        </w:rPr>
        <w:t>beere</w:t>
      </w:r>
      <w:proofErr w:type="spellEnd"/>
      <w:r w:rsidR="006A029D" w:rsidRPr="00FD07EA">
        <w:rPr>
          <w:b/>
          <w:bCs/>
          <w:sz w:val="24"/>
          <w:szCs w:val="24"/>
        </w:rPr>
        <w:t xml:space="preserve"> </w:t>
      </w:r>
      <w:proofErr w:type="spellStart"/>
      <w:r w:rsidR="006A029D" w:rsidRPr="00FD07EA">
        <w:rPr>
          <w:b/>
          <w:bCs/>
          <w:sz w:val="24"/>
          <w:szCs w:val="24"/>
        </w:rPr>
        <w:t>lokesh</w:t>
      </w:r>
      <w:proofErr w:type="spellEnd"/>
      <w:r w:rsidR="006A029D" w:rsidRPr="00FD07EA">
        <w:rPr>
          <w:b/>
          <w:bCs/>
          <w:sz w:val="24"/>
          <w:szCs w:val="24"/>
        </w:rPr>
        <w:t>/hari-app:1.</w:t>
      </w:r>
      <w:proofErr w:type="gramStart"/>
      <w:r w:rsidR="006A029D" w:rsidRPr="00FD07EA">
        <w:rPr>
          <w:b/>
          <w:bCs/>
          <w:sz w:val="24"/>
          <w:szCs w:val="24"/>
        </w:rPr>
        <w:t>0  (</w:t>
      </w:r>
      <w:proofErr w:type="gramEnd"/>
      <w:r w:rsidR="006A029D" w:rsidRPr="00FD07EA">
        <w:rPr>
          <w:b/>
          <w:bCs/>
          <w:sz w:val="24"/>
          <w:szCs w:val="24"/>
        </w:rPr>
        <w:t>to give name or else its picks random name)</w:t>
      </w:r>
    </w:p>
    <w:p w14:paraId="5C9476CE" w14:textId="61D2E3FD" w:rsidR="006A029D" w:rsidRDefault="006A029D" w:rsidP="006A029D">
      <w:pPr>
        <w:rPr>
          <w:sz w:val="24"/>
          <w:szCs w:val="24"/>
        </w:rPr>
      </w:pPr>
      <w:r w:rsidRPr="00FD07EA">
        <w:rPr>
          <w:sz w:val="24"/>
          <w:szCs w:val="24"/>
        </w:rPr>
        <w:t xml:space="preserve">what is </w:t>
      </w:r>
      <w:r w:rsidRPr="00FD07EA">
        <w:rPr>
          <w:b/>
          <w:bCs/>
          <w:sz w:val="24"/>
          <w:szCs w:val="24"/>
        </w:rPr>
        <w:t xml:space="preserve">-P </w:t>
      </w:r>
      <w:r w:rsidRPr="00FD07EA">
        <w:rPr>
          <w:sz w:val="24"/>
          <w:szCs w:val="24"/>
        </w:rPr>
        <w:t xml:space="preserve">in docker run </w:t>
      </w:r>
      <w:r w:rsidR="000A06D9" w:rsidRPr="00FD07EA">
        <w:rPr>
          <w:sz w:val="24"/>
          <w:szCs w:val="24"/>
        </w:rPr>
        <w:t>command?</w:t>
      </w:r>
    </w:p>
    <w:p w14:paraId="4C1D24FC" w14:textId="4D242D5E" w:rsidR="00FD07EA" w:rsidRPr="00296D79" w:rsidRDefault="00FD07EA" w:rsidP="00FD07EA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FD07EA">
        <w:rPr>
          <w:sz w:val="24"/>
          <w:szCs w:val="24"/>
        </w:rPr>
        <w:t>publish all exposed ports to random port.</w:t>
      </w:r>
    </w:p>
    <w:p w14:paraId="7FED441D" w14:textId="605BEE7A" w:rsidR="00296D79" w:rsidRDefault="00296D79" w:rsidP="00296D7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</w:t>
      </w:r>
      <w:r w:rsidRPr="00FD07EA">
        <w:rPr>
          <w:b/>
          <w:bCs/>
          <w:sz w:val="24"/>
          <w:szCs w:val="24"/>
        </w:rPr>
        <w:t>docker run</w:t>
      </w:r>
      <w:r>
        <w:rPr>
          <w:b/>
          <w:bCs/>
          <w:sz w:val="24"/>
          <w:szCs w:val="24"/>
        </w:rPr>
        <w:t xml:space="preserve"> --rm</w:t>
      </w:r>
      <w:r w:rsidRPr="00FD07EA">
        <w:rPr>
          <w:b/>
          <w:bCs/>
          <w:sz w:val="24"/>
          <w:szCs w:val="24"/>
        </w:rPr>
        <w:t xml:space="preserve"> -d -p</w:t>
      </w:r>
      <w:r>
        <w:rPr>
          <w:b/>
          <w:bCs/>
          <w:sz w:val="24"/>
          <w:szCs w:val="24"/>
        </w:rPr>
        <w:t xml:space="preserve"> --</w:t>
      </w:r>
      <w:r w:rsidRPr="00FD07EA">
        <w:rPr>
          <w:b/>
          <w:bCs/>
          <w:sz w:val="24"/>
          <w:szCs w:val="24"/>
        </w:rPr>
        <w:t>name=</w:t>
      </w:r>
      <w:proofErr w:type="spellStart"/>
      <w:r w:rsidRPr="00FD07EA">
        <w:rPr>
          <w:b/>
          <w:bCs/>
          <w:sz w:val="24"/>
          <w:szCs w:val="24"/>
        </w:rPr>
        <w:t>beere</w:t>
      </w:r>
      <w:proofErr w:type="spellEnd"/>
      <w:r w:rsidRPr="00FD07EA">
        <w:rPr>
          <w:b/>
          <w:bCs/>
          <w:sz w:val="24"/>
          <w:szCs w:val="24"/>
        </w:rPr>
        <w:t xml:space="preserve"> </w:t>
      </w:r>
      <w:proofErr w:type="spellStart"/>
      <w:r w:rsidRPr="00FD07EA">
        <w:rPr>
          <w:b/>
          <w:bCs/>
          <w:sz w:val="24"/>
          <w:szCs w:val="24"/>
        </w:rPr>
        <w:t>lokesh</w:t>
      </w:r>
      <w:proofErr w:type="spellEnd"/>
      <w:r w:rsidRPr="00FD07EA">
        <w:rPr>
          <w:b/>
          <w:bCs/>
          <w:sz w:val="24"/>
          <w:szCs w:val="24"/>
        </w:rPr>
        <w:t xml:space="preserve">/hari-app:1.0  </w:t>
      </w:r>
    </w:p>
    <w:p w14:paraId="410E29B4" w14:textId="5762A3D9" w:rsidR="00D85696" w:rsidRPr="00D85696" w:rsidRDefault="00296D79" w:rsidP="00D85696">
      <w:pPr>
        <w:pBdr>
          <w:bottom w:val="single" w:sz="6" w:space="1" w:color="auto"/>
        </w:pBdr>
        <w:tabs>
          <w:tab w:val="right" w:pos="9026"/>
        </w:tabs>
        <w:rPr>
          <w:sz w:val="24"/>
          <w:szCs w:val="24"/>
        </w:rPr>
      </w:pPr>
      <w:r w:rsidRPr="00296D79">
        <w:rPr>
          <w:sz w:val="24"/>
          <w:szCs w:val="24"/>
        </w:rPr>
        <w:t>--rm in docker run command automatically removes the container when container stops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</w:p>
    <w:p w14:paraId="4694B5AD" w14:textId="79D0DE5F" w:rsidR="00D85696" w:rsidRPr="00D85696" w:rsidRDefault="00D85696" w:rsidP="00D85696">
      <w:pPr>
        <w:shd w:val="clear" w:color="auto" w:fill="FFFFFF"/>
        <w:spacing w:line="235" w:lineRule="atLeast"/>
        <w:rPr>
          <w:b/>
          <w:bCs/>
          <w:color w:val="FF0000"/>
          <w:sz w:val="24"/>
          <w:szCs w:val="24"/>
          <w:u w:val="single"/>
        </w:rPr>
      </w:pPr>
      <w:r w:rsidRPr="00D85696">
        <w:rPr>
          <w:b/>
          <w:bCs/>
          <w:color w:val="FF0000"/>
          <w:sz w:val="24"/>
          <w:szCs w:val="24"/>
          <w:u w:val="single"/>
        </w:rPr>
        <w:t>Another person notes</w:t>
      </w:r>
      <w:r>
        <w:rPr>
          <w:b/>
          <w:bCs/>
          <w:color w:val="FF0000"/>
          <w:sz w:val="24"/>
          <w:szCs w:val="24"/>
          <w:u w:val="single"/>
        </w:rPr>
        <w:t>:</w:t>
      </w:r>
    </w:p>
    <w:p w14:paraId="3B0608AC" w14:textId="448F3FF0" w:rsidR="00D85696" w:rsidRDefault="00D85696" w:rsidP="00D85696">
      <w:pPr>
        <w:shd w:val="clear" w:color="auto" w:fill="FFFFFF"/>
        <w:spacing w:line="235" w:lineRule="atLeast"/>
        <w:rPr>
          <w:rFonts w:ascii="Calibri" w:hAnsi="Calibri" w:cs="Calibri"/>
          <w:color w:val="222222"/>
        </w:rPr>
      </w:pPr>
      <w:r>
        <w:rPr>
          <w:rFonts w:ascii="Calibri" w:hAnsi="Calibri" w:cs="Calibri"/>
          <w:b/>
          <w:bCs/>
          <w:color w:val="222222"/>
          <w:sz w:val="32"/>
          <w:szCs w:val="32"/>
          <w:lang w:val="en-US"/>
        </w:rPr>
        <w:t>Bridge Network:</w:t>
      </w:r>
    </w:p>
    <w:p w14:paraId="71877AC2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32"/>
          <w:szCs w:val="32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</w:t>
      </w:r>
      <w:r>
        <w:rPr>
          <w:rFonts w:ascii="Calibri" w:hAnsi="Calibri" w:cs="Calibri"/>
          <w:color w:val="222222"/>
          <w:sz w:val="32"/>
          <w:szCs w:val="32"/>
          <w:lang w:val="en-US"/>
        </w:rPr>
        <w:t>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It is used by the containers running on same host communicate with each other.</w:t>
      </w:r>
    </w:p>
    <w:p w14:paraId="757D613B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32"/>
          <w:szCs w:val="32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In bridge network has two flavors</w:t>
      </w:r>
    </w:p>
    <w:p w14:paraId="6607FEE8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32"/>
          <w:szCs w:val="32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1.defalult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bridge</w:t>
      </w:r>
    </w:p>
    <w:p w14:paraId="5BCAE877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32"/>
          <w:szCs w:val="32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2. Custom bridge.</w:t>
      </w:r>
    </w:p>
    <w:p w14:paraId="12450370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32"/>
          <w:szCs w:val="32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</w:t>
      </w:r>
      <w:r>
        <w:rPr>
          <w:rFonts w:ascii="Calibri" w:hAnsi="Calibri" w:cs="Calibri"/>
          <w:color w:val="222222"/>
          <w:sz w:val="32"/>
          <w:szCs w:val="32"/>
          <w:lang w:val="en-US"/>
        </w:rPr>
        <w:t xml:space="preserve">Default </w:t>
      </w:r>
      <w:proofErr w:type="gramStart"/>
      <w:r>
        <w:rPr>
          <w:rFonts w:ascii="Calibri" w:hAnsi="Calibri" w:cs="Calibri"/>
          <w:color w:val="222222"/>
          <w:sz w:val="32"/>
          <w:szCs w:val="32"/>
          <w:lang w:val="en-US"/>
        </w:rPr>
        <w:t>Bridge :</w:t>
      </w:r>
      <w:proofErr w:type="gramEnd"/>
    </w:p>
    <w:p w14:paraId="7CA189DE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When you install Docker, Default Bridge is automatically created.</w:t>
      </w:r>
    </w:p>
    <w:p w14:paraId="5C3313F7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#Docker network ls</w:t>
      </w:r>
    </w:p>
    <w:p w14:paraId="2E91D08F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You can see the bridge details by giving above command.</w:t>
      </w:r>
    </w:p>
    <w:p w14:paraId="2AFAD205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#docker network inspect &lt;network ID&gt;</w:t>
      </w:r>
    </w:p>
    <w:p w14:paraId="7357DC03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You can see who all part of this n/w.</w:t>
      </w:r>
    </w:p>
    <w:p w14:paraId="0CA042E6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#docker run –d –p 80:5000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kammana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/app:1.0</w:t>
      </w:r>
    </w:p>
    <w:p w14:paraId="7B3322EE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Container created, need to check which part of the n/w is this container.</w:t>
      </w:r>
    </w:p>
    <w:p w14:paraId="73CFF932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Run another container with other port no</w:t>
      </w:r>
    </w:p>
    <w:p w14:paraId="0C97F35F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Now you are running two containers.</w:t>
      </w:r>
    </w:p>
    <w:p w14:paraId="3C602EE5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Both the container we have created can talk each other…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bcz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we have created in the same n/w.</w:t>
      </w:r>
    </w:p>
    <w:p w14:paraId="50F3E78C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Lets log in to one container and ping each other and check.</w:t>
      </w:r>
    </w:p>
    <w:p w14:paraId="3806D654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lastRenderedPageBreak/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#docker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ps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–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aq</w:t>
      </w:r>
      <w:proofErr w:type="spellEnd"/>
    </w:p>
    <w:p w14:paraId="795920A4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#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dcoker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exec –it &lt;container ID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&gt;  ash</w:t>
      </w:r>
      <w:proofErr w:type="gramEnd"/>
    </w:p>
    <w:p w14:paraId="6B462265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#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ping  &lt;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>another container IP&gt;</w:t>
      </w:r>
    </w:p>
    <w:p w14:paraId="7CA26F67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Run the same container by giving names</w:t>
      </w:r>
    </w:p>
    <w:p w14:paraId="7E98C637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#docker rm –f $(docker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ps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-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aq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)</w:t>
      </w:r>
    </w:p>
    <w:p w14:paraId="45F9194D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#docker run –d –p 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80:5000  --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>name=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hostone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kammana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/app:1.0</w:t>
      </w:r>
    </w:p>
    <w:p w14:paraId="004C796A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#docker run –d –p 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90:5000  --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>name=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hosttwo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kammana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/app:1.0</w:t>
      </w:r>
    </w:p>
    <w:p w14:paraId="10DA9434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Login to one container and ping with the name of the other container.</w:t>
      </w:r>
    </w:p>
    <w:p w14:paraId="2C744751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#docker exec </w:t>
      </w:r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–it &lt;container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 ID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&gt;  ash</w:t>
      </w:r>
      <w:proofErr w:type="gramEnd"/>
    </w:p>
    <w:p w14:paraId="03E0A7A8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#ping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hosttwo</w:t>
      </w:r>
      <w:proofErr w:type="spellEnd"/>
    </w:p>
    <w:p w14:paraId="5C8C8AAE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You should be able to ping each other.</w:t>
      </w:r>
    </w:p>
    <w:p w14:paraId="16B12D53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32"/>
          <w:szCs w:val="32"/>
          <w:lang w:val="en-US"/>
        </w:rPr>
        <w:t>Custom Bridge:</w:t>
      </w:r>
    </w:p>
    <w:p w14:paraId="26248326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Just remove the old container which was created earlier.</w:t>
      </w:r>
    </w:p>
    <w:p w14:paraId="61C812E8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#docker rm –f $(docker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ps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-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aq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)</w:t>
      </w:r>
    </w:p>
    <w:p w14:paraId="538A40C5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 xml:space="preserve">#docker network create –driver=bridge 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javahome</w:t>
      </w:r>
      <w:proofErr w:type="spellEnd"/>
    </w:p>
    <w:p w14:paraId="79E3B462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Created custom bridge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netwrok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.</w:t>
      </w:r>
    </w:p>
    <w:p w14:paraId="2F8C063E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#docker network ls</w:t>
      </w:r>
    </w:p>
    <w:p w14:paraId="29D84F11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 xml:space="preserve">#docker run –d –p </w:t>
      </w:r>
      <w:proofErr w:type="gram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80:5000  --</w:t>
      </w:r>
      <w:proofErr w:type="gram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name=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hostone</w:t>
      </w:r>
      <w:proofErr w:type="spell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 xml:space="preserve">  - -network=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javahome</w:t>
      </w:r>
      <w:proofErr w:type="spell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kammana</w:t>
      </w:r>
      <w:proofErr w:type="spell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/app:1.0</w:t>
      </w:r>
    </w:p>
    <w:p w14:paraId="6A5E1125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#docker run –d –p 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90:5000  --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>name=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hostone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 - -network=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javahome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kammana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/app:1.0</w:t>
      </w:r>
    </w:p>
    <w:p w14:paraId="35C4ADB5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 </w:t>
      </w:r>
    </w:p>
    <w:p w14:paraId="5548B67E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#docker network inspect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javahome</w:t>
      </w:r>
      <w:proofErr w:type="spellEnd"/>
    </w:p>
    <w:p w14:paraId="618DF363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#docker exec –it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hostone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ash</w:t>
      </w:r>
    </w:p>
    <w:p w14:paraId="1DBF0139" w14:textId="77777777" w:rsidR="00D85696" w:rsidRDefault="00D85696" w:rsidP="00D85696">
      <w:pPr>
        <w:pStyle w:val="NormalWeb"/>
        <w:shd w:val="clear" w:color="auto" w:fill="FFFFFF"/>
        <w:spacing w:before="0" w:beforeAutospacing="0" w:after="16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#ping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hosttwo</w:t>
      </w:r>
      <w:proofErr w:type="spellEnd"/>
    </w:p>
    <w:p w14:paraId="439E9C88" w14:textId="77777777" w:rsidR="00D85696" w:rsidRDefault="00D85696" w:rsidP="00D85696">
      <w:pPr>
        <w:shd w:val="clear" w:color="auto" w:fill="FFFFFF"/>
        <w:spacing w:line="235" w:lineRule="atLeast"/>
        <w:rPr>
          <w:rFonts w:ascii="Calibri" w:hAnsi="Calibri" w:cs="Calibri"/>
          <w:color w:val="222222"/>
        </w:rPr>
      </w:pPr>
      <w:r>
        <w:rPr>
          <w:rFonts w:ascii="Calibri" w:hAnsi="Calibri" w:cs="Calibri"/>
          <w:b/>
          <w:bCs/>
          <w:color w:val="FF0000"/>
          <w:lang w:val="en-US"/>
        </w:rPr>
        <w:t>Deploying Multi container application on single host: (not working)</w:t>
      </w:r>
    </w:p>
    <w:p w14:paraId="36E7E96B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#docker build –t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kammana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/python-redis:1.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0 </w:t>
      </w:r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 .</w:t>
      </w:r>
      <w:proofErr w:type="gramEnd"/>
    </w:p>
    <w:p w14:paraId="79F289CE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This image is available in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hari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docker hub.</w:t>
      </w:r>
    </w:p>
    <w:p w14:paraId="689D9F2A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#docker push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kamanna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/python-redis:1.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0  (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>to push image to remote)</w:t>
      </w:r>
    </w:p>
    <w:p w14:paraId="01F00DDD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Lets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deploy the python app</w:t>
      </w:r>
    </w:p>
    <w:p w14:paraId="71509792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Docker rm $(docker –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aq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)</w:t>
      </w:r>
    </w:p>
    <w:p w14:paraId="3BD3B666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#docker run –d –p 80:5000 - -name=python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kammana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/python-redis:1.0</w:t>
      </w:r>
    </w:p>
    <w:p w14:paraId="44094949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Now you can use through browser</w:t>
      </w:r>
    </w:p>
    <w:p w14:paraId="334D5461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Take public op of ec2 with port 80</w:t>
      </w:r>
    </w:p>
    <w:p w14:paraId="38AAE56E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#docker run –d - -name=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redis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redis:latest</w:t>
      </w:r>
      <w:proofErr w:type="spellEnd"/>
      <w:proofErr w:type="gramEnd"/>
    </w:p>
    <w:p w14:paraId="0F307EC9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No need to mention port details,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bcz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we are not directly accessing the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redis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through browser.</w:t>
      </w:r>
    </w:p>
    <w:p w14:paraId="527CA5FB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#docker rm –f $(docker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ps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–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aq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)</w:t>
      </w:r>
    </w:p>
    <w:p w14:paraId="12F87A88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Run python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conatiner</w:t>
      </w:r>
      <w:proofErr w:type="spellEnd"/>
    </w:p>
    <w:p w14:paraId="61817FE8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#docker run –d –p 80:5000 - -name=python - -network=</w:t>
      </w:r>
      <w:proofErr w:type="spellStart"/>
      <w:proofErr w:type="gram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javahome</w:t>
      </w:r>
      <w:proofErr w:type="spell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 xml:space="preserve">  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kammana</w:t>
      </w:r>
      <w:proofErr w:type="spellEnd"/>
      <w:proofErr w:type="gram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/python-redis:1.0</w:t>
      </w:r>
    </w:p>
    <w:p w14:paraId="4014D294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Run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redis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container</w:t>
      </w:r>
    </w:p>
    <w:p w14:paraId="79DF55CC" w14:textId="77777777" w:rsidR="00D85696" w:rsidRDefault="00D85696" w:rsidP="00D85696">
      <w:pPr>
        <w:pStyle w:val="NormalWeb"/>
        <w:shd w:val="clear" w:color="auto" w:fill="FFFFFF"/>
        <w:spacing w:before="0" w:beforeAutospacing="0" w:after="16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#docker run –</w:t>
      </w:r>
      <w:proofErr w:type="gram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d  -</w:t>
      </w:r>
      <w:proofErr w:type="gram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 xml:space="preserve"> -name=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redis</w:t>
      </w:r>
      <w:proofErr w:type="spell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 xml:space="preserve"> - -network=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javahome</w:t>
      </w:r>
      <w:proofErr w:type="spell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 xml:space="preserve">  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redis:latest</w:t>
      </w:r>
      <w:proofErr w:type="spellEnd"/>
    </w:p>
    <w:p w14:paraId="07EB71BE" w14:textId="77777777" w:rsidR="00D85696" w:rsidRDefault="00D85696" w:rsidP="00D85696">
      <w:pPr>
        <w:shd w:val="clear" w:color="auto" w:fill="FFFFFF"/>
        <w:spacing w:line="235" w:lineRule="atLeast"/>
        <w:rPr>
          <w:rFonts w:ascii="Calibri" w:hAnsi="Calibri" w:cs="Calibri"/>
          <w:color w:val="2222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Steps:</w:t>
      </w:r>
    </w:p>
    <w:p w14:paraId="6E773899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Create custom bridge network.</w:t>
      </w:r>
    </w:p>
    <w:p w14:paraId="6EC336B9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 xml:space="preserve">#docker network create –driver=bridge 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javahome</w:t>
      </w:r>
      <w:proofErr w:type="spellEnd"/>
    </w:p>
    <w:p w14:paraId="52173BD6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Run python container</w:t>
      </w:r>
    </w:p>
    <w:p w14:paraId="605F587B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#docker run –d –p 80:5000 - -name=python - -network=</w:t>
      </w:r>
      <w:proofErr w:type="spellStart"/>
      <w:proofErr w:type="gram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javahome</w:t>
      </w:r>
      <w:proofErr w:type="spell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 xml:space="preserve">  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kammana</w:t>
      </w:r>
      <w:proofErr w:type="spellEnd"/>
      <w:proofErr w:type="gram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/python-redis:1.0</w:t>
      </w:r>
    </w:p>
    <w:p w14:paraId="44D25B6C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Run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redis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container</w:t>
      </w:r>
    </w:p>
    <w:p w14:paraId="550A17EC" w14:textId="77777777" w:rsidR="00D85696" w:rsidRDefault="00D85696" w:rsidP="00D85696">
      <w:pPr>
        <w:pStyle w:val="NormalWeb"/>
        <w:shd w:val="clear" w:color="auto" w:fill="FFFFFF"/>
        <w:spacing w:before="0" w:beforeAutospacing="0" w:after="16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#docker run –</w:t>
      </w:r>
      <w:proofErr w:type="gram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d  -</w:t>
      </w:r>
      <w:proofErr w:type="gram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 xml:space="preserve"> -name=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redis</w:t>
      </w:r>
      <w:proofErr w:type="spell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 xml:space="preserve"> - -network=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javahome</w:t>
      </w:r>
      <w:proofErr w:type="spell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 xml:space="preserve">  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redis:latest</w:t>
      </w:r>
      <w:proofErr w:type="spellEnd"/>
    </w:p>
    <w:p w14:paraId="7F44A2D4" w14:textId="77777777" w:rsidR="00D85696" w:rsidRDefault="00D85696" w:rsidP="00D85696">
      <w:pPr>
        <w:shd w:val="clear" w:color="auto" w:fill="FFFFFF"/>
        <w:spacing w:line="235" w:lineRule="atLeast"/>
        <w:rPr>
          <w:rFonts w:ascii="Calibri" w:hAnsi="Calibri" w:cs="Calibri"/>
          <w:color w:val="222222"/>
        </w:rPr>
      </w:pPr>
      <w:r>
        <w:rPr>
          <w:rFonts w:ascii="Calibri" w:hAnsi="Calibri" w:cs="Calibri"/>
          <w:b/>
          <w:bCs/>
          <w:color w:val="222222"/>
          <w:sz w:val="30"/>
          <w:szCs w:val="30"/>
          <w:lang w:val="en-US"/>
        </w:rPr>
        <w:t xml:space="preserve">Docker </w:t>
      </w:r>
      <w:proofErr w:type="gramStart"/>
      <w:r>
        <w:rPr>
          <w:rFonts w:ascii="Calibri" w:hAnsi="Calibri" w:cs="Calibri"/>
          <w:b/>
          <w:bCs/>
          <w:color w:val="222222"/>
          <w:sz w:val="30"/>
          <w:szCs w:val="30"/>
          <w:lang w:val="en-US"/>
        </w:rPr>
        <w:t>Compose</w:t>
      </w:r>
      <w:r>
        <w:rPr>
          <w:rFonts w:ascii="Calibri" w:hAnsi="Calibri" w:cs="Calibri"/>
          <w:color w:val="222222"/>
          <w:sz w:val="30"/>
          <w:szCs w:val="30"/>
          <w:lang w:val="en-US"/>
        </w:rPr>
        <w:t>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: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> </w:t>
      </w:r>
      <w:r>
        <w:rPr>
          <w:rFonts w:ascii="Calibri" w:hAnsi="Calibri" w:cs="Calibri"/>
          <w:color w:val="FFFFFF"/>
          <w:sz w:val="20"/>
          <w:szCs w:val="20"/>
          <w:lang w:val="en-US"/>
        </w:rPr>
        <w:t>(</w:t>
      </w:r>
      <w:r>
        <w:rPr>
          <w:rFonts w:ascii="Calibri" w:hAnsi="Calibri" w:cs="Calibri"/>
          <w:color w:val="FFFFFF"/>
          <w:sz w:val="20"/>
          <w:szCs w:val="20"/>
          <w:shd w:val="clear" w:color="auto" w:fill="006400"/>
          <w:lang w:val="en-US"/>
        </w:rPr>
        <w:t>docker-</w:t>
      </w:r>
      <w:proofErr w:type="spellStart"/>
      <w:r>
        <w:rPr>
          <w:rFonts w:ascii="Calibri" w:hAnsi="Calibri" w:cs="Calibri"/>
          <w:color w:val="FFFFFF"/>
          <w:sz w:val="20"/>
          <w:szCs w:val="20"/>
          <w:shd w:val="clear" w:color="auto" w:fill="006400"/>
          <w:lang w:val="en-US"/>
        </w:rPr>
        <w:t>compose.yml</w:t>
      </w:r>
      <w:proofErr w:type="spellEnd"/>
      <w:r>
        <w:rPr>
          <w:rFonts w:ascii="Calibri" w:hAnsi="Calibri" w:cs="Calibri"/>
          <w:color w:val="FFFFFF"/>
          <w:sz w:val="20"/>
          <w:szCs w:val="20"/>
          <w:shd w:val="clear" w:color="auto" w:fill="006400"/>
          <w:lang w:val="en-US"/>
        </w:rPr>
        <w:t xml:space="preserve"> is working)</w:t>
      </w:r>
    </w:p>
    <w:p w14:paraId="0727A704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lastRenderedPageBreak/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Using docker compose we can describe details of micro service in a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yaml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file.</w:t>
      </w:r>
    </w:p>
    <w:p w14:paraId="173EEBA5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Docker compose reads that file and will setup all microservices on single host with single command.</w:t>
      </w:r>
    </w:p>
    <w:p w14:paraId="63E2CC57" w14:textId="77777777" w:rsidR="00D85696" w:rsidRDefault="00D85696" w:rsidP="00D85696">
      <w:pPr>
        <w:pStyle w:val="NormalWeb"/>
        <w:shd w:val="clear" w:color="auto" w:fill="FFFFFF"/>
        <w:spacing w:before="0" w:beforeAutospacing="0" w:after="16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Docker compose is used to automate setting up dev/test environment.</w:t>
      </w:r>
    </w:p>
    <w:p w14:paraId="0EC616AD" w14:textId="77777777" w:rsidR="00D85696" w:rsidRDefault="00D85696" w:rsidP="00D85696">
      <w:pPr>
        <w:shd w:val="clear" w:color="auto" w:fill="FFFFFF"/>
        <w:spacing w:line="235" w:lineRule="atLeast"/>
        <w:ind w:left="720"/>
        <w:rPr>
          <w:rFonts w:ascii="Calibri" w:hAnsi="Calibri" w:cs="Calibri"/>
          <w:color w:val="222222"/>
        </w:rPr>
      </w:pPr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Installing Docker Compose:</w:t>
      </w:r>
    </w:p>
    <w:p w14:paraId="6060A1FE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As of 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today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docker compose doesn’t come with docker installation.</w:t>
      </w:r>
    </w:p>
    <w:p w14:paraId="7633817C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We need to install </w:t>
      </w:r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docker compose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 explicitly.</w:t>
      </w:r>
    </w:p>
    <w:p w14:paraId="30FB67B0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Google: docker compose install</w:t>
      </w:r>
    </w:p>
    <w:p w14:paraId="37C5854F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hyperlink r:id="rId10" w:tgtFrame="_blank" w:history="1">
        <w:r>
          <w:rPr>
            <w:rStyle w:val="Hyperlink"/>
            <w:rFonts w:ascii="Calibri" w:hAnsi="Calibri" w:cs="Calibri"/>
            <w:color w:val="1155CC"/>
            <w:sz w:val="20"/>
            <w:szCs w:val="20"/>
            <w:lang w:val="en-US"/>
          </w:rPr>
          <w:t>https://docs.docker.com/compose/install/Choose</w:t>
        </w:r>
      </w:hyperlink>
      <w:r>
        <w:rPr>
          <w:rFonts w:ascii="Calibri" w:hAnsi="Calibri" w:cs="Calibri"/>
          <w:color w:val="222222"/>
          <w:sz w:val="20"/>
          <w:szCs w:val="20"/>
          <w:lang w:val="en-US"/>
        </w:rPr>
        <w:t> the OS</w:t>
      </w:r>
    </w:p>
    <w:p w14:paraId="2F97EE48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Enter below commands</w:t>
      </w:r>
    </w:p>
    <w:p w14:paraId="729D1E0A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 </w:t>
      </w:r>
    </w:p>
    <w:p w14:paraId="10965654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sudo</w:t>
      </w:r>
      <w:proofErr w:type="spell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 xml:space="preserve"> curl -L "</w:t>
      </w:r>
      <w:hyperlink r:id="rId11" w:tgtFrame="_blank" w:history="1">
        <w:r>
          <w:rPr>
            <w:rStyle w:val="Hyperlink"/>
            <w:rFonts w:ascii="Calibri" w:hAnsi="Calibri" w:cs="Calibri"/>
            <w:b/>
            <w:bCs/>
            <w:color w:val="1155CC"/>
            <w:sz w:val="20"/>
            <w:szCs w:val="20"/>
            <w:lang w:val="en-US"/>
          </w:rPr>
          <w:t>https://github.com/docker/compose/releases/download/1.23.1/docker-compose-$(uname -s)-$(</w:t>
        </w:r>
        <w:proofErr w:type="spellStart"/>
        <w:r>
          <w:rPr>
            <w:rStyle w:val="Hyperlink"/>
            <w:rFonts w:ascii="Calibri" w:hAnsi="Calibri" w:cs="Calibri"/>
            <w:b/>
            <w:bCs/>
            <w:color w:val="1155CC"/>
            <w:sz w:val="20"/>
            <w:szCs w:val="20"/>
            <w:lang w:val="en-US"/>
          </w:rPr>
          <w:t>uname</w:t>
        </w:r>
        <w:proofErr w:type="spellEnd"/>
      </w:hyperlink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 -m)" -o /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usr</w:t>
      </w:r>
      <w:proofErr w:type="spell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/local/bin/docker-compose</w:t>
      </w:r>
    </w:p>
    <w:p w14:paraId="727A8F2F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sudo</w:t>
      </w:r>
      <w:proofErr w:type="spell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chmod</w:t>
      </w:r>
      <w:proofErr w:type="spell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 xml:space="preserve"> +x /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usr</w:t>
      </w:r>
      <w:proofErr w:type="spellEnd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/local/bin/docker-compose</w:t>
      </w:r>
    </w:p>
    <w:p w14:paraId="62D3E087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docker-compose –version</w:t>
      </w:r>
    </w:p>
    <w:p w14:paraId="75598EF4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then</w:t>
      </w:r>
    </w:p>
    <w:p w14:paraId="07CE26C6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remove old containers if any.</w:t>
      </w:r>
    </w:p>
    <w:p w14:paraId="0AB21E6C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We have one docker compose file in git hub “docker-compose”</w:t>
      </w:r>
    </w:p>
    <w:p w14:paraId="6E45DA51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Use the same file to create docker image.</w:t>
      </w:r>
    </w:p>
    <w:p w14:paraId="08D54167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Goto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git hub of</w:t>
      </w:r>
    </w:p>
    <w:p w14:paraId="783AB626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hyperlink r:id="rId12" w:tgtFrame="_blank" w:history="1">
        <w:r>
          <w:rPr>
            <w:rStyle w:val="Hyperlink"/>
            <w:rFonts w:ascii="Calibri" w:hAnsi="Calibri" w:cs="Calibri"/>
            <w:color w:val="0563C1"/>
            <w:sz w:val="20"/>
            <w:szCs w:val="20"/>
            <w:lang w:val="en-US"/>
          </w:rPr>
          <w:t>https://github.com/javahometech/docker-compose</w:t>
        </w:r>
      </w:hyperlink>
    </w:p>
    <w:p w14:paraId="7F6AD6AC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EC2- #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wget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copy the 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URL(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>of the docker-compose)</w:t>
      </w:r>
    </w:p>
    <w:p w14:paraId="40BA82E4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#docker-compose up –d</w:t>
      </w:r>
    </w:p>
    <w:p w14:paraId="4E3C28CA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Go to browser and enter &lt;publicip:8080&gt;</w:t>
      </w:r>
    </w:p>
    <w:p w14:paraId="74F59D8E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#docker-compose down &lt;it will stop the compose&gt;</w:t>
      </w:r>
    </w:p>
    <w:p w14:paraId="0DAA3811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Task :</w:t>
      </w:r>
      <w:proofErr w:type="gramEnd"/>
    </w:p>
    <w:p w14:paraId="563591CE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80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ourier New" w:hAnsi="Courier New" w:cs="Courier New"/>
          <w:color w:val="222222"/>
          <w:sz w:val="20"/>
          <w:szCs w:val="20"/>
          <w:lang w:val="en-US"/>
        </w:rPr>
        <w:t>o</w:t>
      </w:r>
      <w:r>
        <w:rPr>
          <w:color w:val="222222"/>
          <w:sz w:val="14"/>
          <w:szCs w:val="14"/>
          <w:lang w:val="en-US"/>
        </w:rPr>
        <w:t>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Inside docker-compose allocate one CPU each service.</w:t>
      </w:r>
    </w:p>
    <w:p w14:paraId="60277D6D" w14:textId="77777777" w:rsidR="00D85696" w:rsidRDefault="00D85696" w:rsidP="00D85696">
      <w:pPr>
        <w:pStyle w:val="NormalWeb"/>
        <w:shd w:val="clear" w:color="auto" w:fill="FFFFFF"/>
        <w:spacing w:before="0" w:beforeAutospacing="0" w:after="16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hyperlink r:id="rId13" w:tgtFrame="_blank" w:history="1">
        <w:r>
          <w:rPr>
            <w:rStyle w:val="Hyperlink"/>
            <w:rFonts w:ascii="Calibri" w:hAnsi="Calibri" w:cs="Calibri"/>
            <w:color w:val="0563C1"/>
            <w:sz w:val="20"/>
            <w:szCs w:val="20"/>
            <w:lang w:val="en-US"/>
          </w:rPr>
          <w:t>https://hub.docker.com/u/kammana/</w:t>
        </w:r>
      </w:hyperlink>
    </w:p>
    <w:p w14:paraId="6603A685" w14:textId="77777777" w:rsidR="00D85696" w:rsidRDefault="00D85696" w:rsidP="00D85696">
      <w:pPr>
        <w:shd w:val="clear" w:color="auto" w:fill="FFFFFF"/>
        <w:spacing w:line="235" w:lineRule="atLeast"/>
        <w:ind w:left="720"/>
        <w:rPr>
          <w:rFonts w:ascii="Calibri" w:hAnsi="Calibri" w:cs="Calibri"/>
          <w:color w:val="222222"/>
        </w:rPr>
      </w:pPr>
      <w:proofErr w:type="spellStart"/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Practise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:</w:t>
      </w:r>
      <w:proofErr w:type="gramEnd"/>
    </w:p>
    <w:p w14:paraId="35183A0C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Docker-compose file is working.</w:t>
      </w:r>
    </w:p>
    <w:p w14:paraId="7D77B041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Commands:</w:t>
      </w:r>
    </w:p>
    <w:p w14:paraId="73B19BE8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18"/>
          <w:szCs w:val="18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proofErr w:type="spellStart"/>
      <w:r>
        <w:rPr>
          <w:rFonts w:ascii="Lucida Console" w:hAnsi="Lucida Console" w:cs="Calibri"/>
          <w:color w:val="222222"/>
          <w:sz w:val="18"/>
          <w:szCs w:val="18"/>
          <w:lang w:val="en-US"/>
        </w:rPr>
        <w:t>dcoker</w:t>
      </w:r>
      <w:proofErr w:type="spellEnd"/>
      <w:r>
        <w:rPr>
          <w:rFonts w:ascii="Lucida Console" w:hAnsi="Lucida Console" w:cs="Calibri"/>
          <w:color w:val="222222"/>
          <w:sz w:val="18"/>
          <w:szCs w:val="18"/>
          <w:lang w:val="en-US"/>
        </w:rPr>
        <w:t>-compose --version</w:t>
      </w:r>
    </w:p>
    <w:p w14:paraId="7FB6FB81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18"/>
          <w:szCs w:val="18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Lucida Console" w:hAnsi="Lucida Console" w:cs="Calibri"/>
          <w:color w:val="222222"/>
          <w:sz w:val="18"/>
          <w:szCs w:val="18"/>
          <w:lang w:val="en-US"/>
        </w:rPr>
        <w:t>     docker-compose --version</w:t>
      </w:r>
    </w:p>
    <w:p w14:paraId="29DB772E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18"/>
          <w:szCs w:val="18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Lucida Console" w:hAnsi="Lucida Console" w:cs="Calibri"/>
          <w:color w:val="222222"/>
          <w:sz w:val="18"/>
          <w:szCs w:val="18"/>
          <w:lang w:val="en-US"/>
        </w:rPr>
        <w:t>     wget </w:t>
      </w:r>
      <w:hyperlink r:id="rId14" w:tgtFrame="_blank" w:history="1">
        <w:r>
          <w:rPr>
            <w:rStyle w:val="Hyperlink"/>
            <w:rFonts w:ascii="Lucida Console" w:hAnsi="Lucida Console" w:cs="Calibri"/>
            <w:color w:val="1155CC"/>
            <w:lang w:val="en-US"/>
          </w:rPr>
          <w:t>https://raw.githubusercontent.com/javahometech/docker-compose/master/docker-compose.yml</w:t>
        </w:r>
      </w:hyperlink>
    </w:p>
    <w:p w14:paraId="6377E82A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18"/>
          <w:szCs w:val="18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Lucida Console" w:hAnsi="Lucida Console" w:cs="Calibri"/>
          <w:color w:val="222222"/>
          <w:sz w:val="18"/>
          <w:szCs w:val="18"/>
          <w:lang w:val="en-US"/>
        </w:rPr>
        <w:t>     docker-compose up -d</w:t>
      </w:r>
    </w:p>
    <w:p w14:paraId="0A1285E7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18"/>
          <w:szCs w:val="18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Lucida Console" w:hAnsi="Lucida Console" w:cs="Calibri"/>
          <w:color w:val="222222"/>
          <w:sz w:val="18"/>
          <w:szCs w:val="18"/>
          <w:lang w:val="en-US"/>
        </w:rPr>
        <w:t xml:space="preserve">     docker </w:t>
      </w:r>
      <w:proofErr w:type="spellStart"/>
      <w:r>
        <w:rPr>
          <w:rFonts w:ascii="Lucida Console" w:hAnsi="Lucida Console" w:cs="Calibri"/>
          <w:color w:val="222222"/>
          <w:sz w:val="18"/>
          <w:szCs w:val="18"/>
          <w:lang w:val="en-US"/>
        </w:rPr>
        <w:t>ps</w:t>
      </w:r>
      <w:proofErr w:type="spellEnd"/>
    </w:p>
    <w:p w14:paraId="03A79EF3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18"/>
          <w:szCs w:val="18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Lucida Console" w:hAnsi="Lucida Console" w:cs="Calibri"/>
          <w:color w:val="222222"/>
          <w:sz w:val="18"/>
          <w:szCs w:val="18"/>
          <w:lang w:val="en-US"/>
        </w:rPr>
        <w:t xml:space="preserve">     docker rm -f $(docker </w:t>
      </w:r>
      <w:proofErr w:type="spellStart"/>
      <w:r>
        <w:rPr>
          <w:rFonts w:ascii="Lucida Console" w:hAnsi="Lucida Console" w:cs="Calibri"/>
          <w:color w:val="222222"/>
          <w:sz w:val="18"/>
          <w:szCs w:val="18"/>
          <w:lang w:val="en-US"/>
        </w:rPr>
        <w:t>ps</w:t>
      </w:r>
      <w:proofErr w:type="spellEnd"/>
      <w:r>
        <w:rPr>
          <w:rFonts w:ascii="Lucida Console" w:hAnsi="Lucida Console" w:cs="Calibri"/>
          <w:color w:val="222222"/>
          <w:sz w:val="18"/>
          <w:szCs w:val="18"/>
          <w:lang w:val="en-US"/>
        </w:rPr>
        <w:t xml:space="preserve"> -</w:t>
      </w:r>
      <w:proofErr w:type="spellStart"/>
      <w:r>
        <w:rPr>
          <w:rFonts w:ascii="Lucida Console" w:hAnsi="Lucida Console" w:cs="Calibri"/>
          <w:color w:val="222222"/>
          <w:sz w:val="18"/>
          <w:szCs w:val="18"/>
          <w:lang w:val="en-US"/>
        </w:rPr>
        <w:t>aq</w:t>
      </w:r>
      <w:proofErr w:type="spellEnd"/>
      <w:r>
        <w:rPr>
          <w:rFonts w:ascii="Lucida Console" w:hAnsi="Lucida Console" w:cs="Calibri"/>
          <w:color w:val="222222"/>
          <w:sz w:val="18"/>
          <w:szCs w:val="18"/>
          <w:lang w:val="en-US"/>
        </w:rPr>
        <w:t>)</w:t>
      </w:r>
    </w:p>
    <w:p w14:paraId="50899450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18"/>
          <w:szCs w:val="18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Lucida Console" w:hAnsi="Lucida Console" w:cs="Calibri"/>
          <w:color w:val="222222"/>
          <w:sz w:val="18"/>
          <w:szCs w:val="18"/>
          <w:lang w:val="en-US"/>
        </w:rPr>
        <w:t>     docker-compose up -d</w:t>
      </w:r>
    </w:p>
    <w:p w14:paraId="490B9834" w14:textId="77777777" w:rsidR="00D85696" w:rsidRDefault="00D85696" w:rsidP="00D85696">
      <w:pPr>
        <w:pStyle w:val="NormalWeb"/>
        <w:shd w:val="clear" w:color="auto" w:fill="FFFFFF"/>
        <w:spacing w:before="0" w:beforeAutospacing="0" w:after="16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hyperlink r:id="rId15" w:tgtFrame="_blank" w:tooltip="swarm-stack.yml" w:history="1">
        <w:r>
          <w:rPr>
            <w:rStyle w:val="Hyperlink"/>
            <w:color w:val="0366D6"/>
            <w:sz w:val="21"/>
            <w:szCs w:val="21"/>
            <w:shd w:val="clear" w:color="auto" w:fill="F6F8FA"/>
            <w:lang w:val="en-US"/>
          </w:rPr>
          <w:t>swarm-</w:t>
        </w:r>
        <w:proofErr w:type="spellStart"/>
        <w:r>
          <w:rPr>
            <w:rStyle w:val="Hyperlink"/>
            <w:color w:val="0366D6"/>
            <w:sz w:val="21"/>
            <w:szCs w:val="21"/>
            <w:shd w:val="clear" w:color="auto" w:fill="F6F8FA"/>
            <w:lang w:val="en-US"/>
          </w:rPr>
          <w:t>stack.yml</w:t>
        </w:r>
        <w:proofErr w:type="spellEnd"/>
      </w:hyperlink>
      <w:r>
        <w:rPr>
          <w:rFonts w:ascii="Calibri" w:hAnsi="Calibri" w:cs="Calibri"/>
          <w:color w:val="222222"/>
          <w:sz w:val="22"/>
          <w:szCs w:val="22"/>
          <w:lang w:val="en-US"/>
        </w:rPr>
        <w:t>  </w:t>
      </w:r>
    </w:p>
    <w:p w14:paraId="5CDAE63E" w14:textId="77777777" w:rsidR="00D85696" w:rsidRDefault="00D85696" w:rsidP="00D85696">
      <w:pPr>
        <w:shd w:val="clear" w:color="auto" w:fill="FFFFFF"/>
        <w:spacing w:line="235" w:lineRule="atLeast"/>
        <w:rPr>
          <w:rFonts w:ascii="Calibri" w:hAnsi="Calibri" w:cs="Calibri"/>
          <w:color w:val="222222"/>
        </w:rPr>
      </w:pPr>
      <w:ins w:id="0" w:author="Unknown" w:date="2018-11-21T06:56:00Z">
        <w:r>
          <w:rPr>
            <w:rFonts w:ascii="Arial" w:hAnsi="Arial" w:cs="Arial"/>
            <w:b/>
            <w:bCs/>
            <w:color w:val="008080"/>
            <w:shd w:val="clear" w:color="auto" w:fill="FFFF00"/>
            <w:lang w:val="en-US"/>
          </w:rPr>
          <w:t>Day 2</w:t>
        </w:r>
      </w:ins>
      <w:r>
        <w:rPr>
          <w:rFonts w:ascii="Arial" w:hAnsi="Arial" w:cs="Arial"/>
          <w:b/>
          <w:bCs/>
          <w:color w:val="000000"/>
          <w:shd w:val="clear" w:color="auto" w:fill="FFFF00"/>
          <w:lang w:val="en-US"/>
        </w:rPr>
        <w:t>9</w:t>
      </w:r>
      <w:ins w:id="1" w:author="Unknown" w:date="2018-11-21T06:56:00Z">
        <w:r>
          <w:rPr>
            <w:rFonts w:ascii="Arial" w:hAnsi="Arial" w:cs="Arial"/>
            <w:b/>
            <w:bCs/>
            <w:color w:val="008080"/>
            <w:shd w:val="clear" w:color="auto" w:fill="FFFF00"/>
            <w:lang w:val="en-US"/>
          </w:rPr>
          <w:t>:                                                                                                          </w:t>
        </w:r>
      </w:ins>
    </w:p>
    <w:p w14:paraId="54BFD32E" w14:textId="77777777" w:rsidR="00D85696" w:rsidRDefault="00D85696" w:rsidP="00D85696">
      <w:pPr>
        <w:shd w:val="clear" w:color="auto" w:fill="FFFFFF"/>
        <w:spacing w:line="235" w:lineRule="atLeast"/>
        <w:rPr>
          <w:rFonts w:ascii="Calibri" w:hAnsi="Calibri" w:cs="Calibri"/>
          <w:color w:val="222222"/>
        </w:rPr>
      </w:pPr>
      <w:r>
        <w:rPr>
          <w:rFonts w:ascii="Calibri" w:hAnsi="Calibri" w:cs="Calibri"/>
          <w:b/>
          <w:bCs/>
          <w:color w:val="222222"/>
          <w:sz w:val="26"/>
          <w:szCs w:val="26"/>
          <w:lang w:val="en-US"/>
        </w:rPr>
        <w:t xml:space="preserve">Play with </w:t>
      </w:r>
      <w:proofErr w:type="gramStart"/>
      <w:r>
        <w:rPr>
          <w:rFonts w:ascii="Calibri" w:hAnsi="Calibri" w:cs="Calibri"/>
          <w:b/>
          <w:bCs/>
          <w:color w:val="222222"/>
          <w:sz w:val="26"/>
          <w:szCs w:val="26"/>
          <w:lang w:val="en-US"/>
        </w:rPr>
        <w:t>Docker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:</w:t>
      </w:r>
      <w:proofErr w:type="gramEnd"/>
    </w:p>
    <w:p w14:paraId="5E1572D0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proofErr w:type="gram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Google :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> play with docker.</w:t>
      </w:r>
    </w:p>
    <w:p w14:paraId="77E26D00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We should have docker hub account.</w:t>
      </w:r>
    </w:p>
    <w:p w14:paraId="447C983A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Login with docker hub account</w:t>
      </w:r>
    </w:p>
    <w:p w14:paraId="7AE8D364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You can Crete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upto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05 VMs</w:t>
      </w:r>
    </w:p>
    <w:p w14:paraId="510299DD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Add instance-&gt; docker is preinstalled.</w:t>
      </w:r>
    </w:p>
    <w:p w14:paraId="6BD59AE9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#docker –v</w:t>
      </w:r>
    </w:p>
    <w:p w14:paraId="7CA4BE7F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#Docker run –d –p 80:80 httpd</w:t>
      </w:r>
    </w:p>
    <w:p w14:paraId="572D1708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It will pull apache docker</w:t>
      </w:r>
    </w:p>
    <w:p w14:paraId="77D96259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Right click on above 80 and paste on the browser.</w:t>
      </w:r>
    </w:p>
    <w:p w14:paraId="699EE55E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#Docker run –d –p 8080:80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nginx</w:t>
      </w:r>
      <w:proofErr w:type="spellEnd"/>
    </w:p>
    <w:p w14:paraId="0FD23CDD" w14:textId="77777777" w:rsidR="00D85696" w:rsidRDefault="00D85696" w:rsidP="00D85696">
      <w:pPr>
        <w:pStyle w:val="NormalWeb"/>
        <w:shd w:val="clear" w:color="auto" w:fill="FFFFFF"/>
        <w:spacing w:before="0" w:beforeAutospacing="0" w:after="16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lastRenderedPageBreak/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By 8080 you can able to access the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nginx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.</w:t>
      </w:r>
    </w:p>
    <w:p w14:paraId="0F75AB7A" w14:textId="77777777" w:rsidR="00D85696" w:rsidRDefault="00D85696" w:rsidP="00D85696">
      <w:pPr>
        <w:shd w:val="clear" w:color="auto" w:fill="FFFFFF"/>
        <w:spacing w:line="235" w:lineRule="atLeast"/>
        <w:rPr>
          <w:rFonts w:ascii="Calibri" w:hAnsi="Calibri" w:cs="Calibri"/>
          <w:color w:val="222222"/>
        </w:rPr>
      </w:pPr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IMP**</w:t>
      </w:r>
    </w:p>
    <w:p w14:paraId="30401BD9" w14:textId="77777777" w:rsidR="00D85696" w:rsidRDefault="00D85696" w:rsidP="00D85696">
      <w:pPr>
        <w:shd w:val="clear" w:color="auto" w:fill="FFFFFF"/>
        <w:spacing w:line="235" w:lineRule="atLeast"/>
        <w:rPr>
          <w:rFonts w:ascii="Calibri" w:hAnsi="Calibri" w:cs="Calibri"/>
          <w:color w:val="222222"/>
        </w:rPr>
      </w:pPr>
      <w:r>
        <w:rPr>
          <w:rFonts w:ascii="Calibri" w:hAnsi="Calibri" w:cs="Calibri"/>
          <w:b/>
          <w:bCs/>
          <w:color w:val="222222"/>
          <w:sz w:val="26"/>
          <w:szCs w:val="26"/>
          <w:lang w:val="en-US"/>
        </w:rPr>
        <w:t>Docker Volumes:</w:t>
      </w:r>
    </w:p>
    <w:p w14:paraId="267913F9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By 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default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data stored in the container itself.</w:t>
      </w:r>
    </w:p>
    <w:p w14:paraId="0DFFFD85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All tables and application data stored in container by default. To prevent this volume comes in the picture.</w:t>
      </w:r>
    </w:p>
    <w:p w14:paraId="30AD846D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By 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default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data generated on a container is lost, when you terminate that container.</w:t>
      </w:r>
    </w:p>
    <w:p w14:paraId="0BBE0A6A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You can mount data volume 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in to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the host.</w:t>
      </w:r>
    </w:p>
    <w:p w14:paraId="14A23C8F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If you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wanna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persists data generated by the container, we 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have to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create docker volume. Volume persists data on the host, if container crashers, we can create new container pointing to a 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volumes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>.</w:t>
      </w:r>
    </w:p>
    <w:p w14:paraId="2EF9E855" w14:textId="77777777" w:rsidR="00D85696" w:rsidRDefault="00D85696" w:rsidP="00D85696">
      <w:pPr>
        <w:pStyle w:val="NormalWeb"/>
        <w:shd w:val="clear" w:color="auto" w:fill="FFFFFF"/>
        <w:spacing w:before="0" w:beforeAutospacing="0" w:after="16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volume 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reside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on host.</w:t>
      </w:r>
    </w:p>
    <w:p w14:paraId="4452C910" w14:textId="77777777" w:rsidR="00D85696" w:rsidRDefault="00D85696" w:rsidP="00D85696">
      <w:pPr>
        <w:pStyle w:val="NormalWeb"/>
        <w:shd w:val="clear" w:color="auto" w:fill="FFFFFF"/>
        <w:spacing w:before="0" w:beforeAutospacing="0" w:after="16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 </w:t>
      </w:r>
    </w:p>
    <w:p w14:paraId="36F84FE4" w14:textId="77777777" w:rsidR="00D85696" w:rsidRDefault="00D85696" w:rsidP="00D85696">
      <w:pPr>
        <w:shd w:val="clear" w:color="auto" w:fill="FFFFFF"/>
        <w:spacing w:line="235" w:lineRule="atLeast"/>
        <w:ind w:left="720"/>
        <w:rPr>
          <w:rFonts w:ascii="Calibri" w:hAnsi="Calibri" w:cs="Calibri"/>
          <w:color w:val="2222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Ec2: lets create volumes</w:t>
      </w:r>
    </w:p>
    <w:p w14:paraId="6F1DB8F0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#docker volume list</w:t>
      </w:r>
    </w:p>
    <w:p w14:paraId="624CCA98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#docker volume create vol1 (vol1 is volume name)</w:t>
      </w:r>
    </w:p>
    <w:p w14:paraId="3705095A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#docker volume inspect &lt;volume name&gt;</w:t>
      </w:r>
    </w:p>
    <w:p w14:paraId="57449D42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proofErr w:type="spellStart"/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lets</w:t>
      </w:r>
      <w:proofErr w:type="spellEnd"/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try Jenkins pull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dockerhub</w:t>
      </w:r>
      <w:proofErr w:type="spellEnd"/>
    </w:p>
    <w:p w14:paraId="7E51C577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hyperlink r:id="rId16" w:tgtFrame="_blank" w:history="1">
        <w:r>
          <w:rPr>
            <w:rStyle w:val="Hyperlink"/>
            <w:rFonts w:ascii="Calibri" w:hAnsi="Calibri" w:cs="Calibri"/>
            <w:color w:val="1155CC"/>
            <w:sz w:val="20"/>
            <w:szCs w:val="20"/>
            <w:lang w:val="en-US"/>
          </w:rPr>
          <w:t>hub.docker.com</w:t>
        </w:r>
      </w:hyperlink>
    </w:p>
    <w:p w14:paraId="221153ED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Jenkins</w:t>
      </w:r>
    </w:p>
    <w:p w14:paraId="0DCD81F1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Docker run –p 8080:8080 –p 50000:50000 –v /home</w:t>
      </w:r>
    </w:p>
    <w:p w14:paraId="1FFEC209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Docker run –p –d 8080:8080 –p 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50000:50000 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jenkins</w:t>
      </w:r>
      <w:proofErr w:type="spellEnd"/>
      <w:proofErr w:type="gramEnd"/>
    </w:p>
    <w:p w14:paraId="0B6691B0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</w:t>
      </w:r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6"/>
      </w:tblGrid>
      <w:tr w:rsidR="00D85696" w14:paraId="2278BFE1" w14:textId="77777777" w:rsidTr="00D85696">
        <w:trPr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78EFCC2D" w14:textId="77777777" w:rsidR="00D85696" w:rsidRDefault="00D85696">
            <w:pPr>
              <w:spacing w:line="235" w:lineRule="atLeast"/>
              <w:divId w:val="377433393"/>
              <w:rPr>
                <w:rFonts w:ascii="Calibri" w:hAnsi="Calibri" w:cs="Calibri"/>
                <w:color w:val="222222"/>
              </w:rPr>
            </w:pPr>
            <w:r>
              <w:rPr>
                <w:rFonts w:ascii="Calibri" w:hAnsi="Calibri" w:cs="Calibri"/>
                <w:color w:val="222222"/>
                <w:lang w:val="en-US"/>
              </w:rPr>
              <w:t>Volume name</w:t>
            </w:r>
          </w:p>
        </w:tc>
      </w:tr>
    </w:tbl>
    <w:p w14:paraId="0D65D303" w14:textId="77777777" w:rsidR="00D85696" w:rsidRDefault="00D85696" w:rsidP="00D856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 xml:space="preserve">It will pull the latest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>Jenkins.(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 xml:space="preserve">it’s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>with out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 xml:space="preserve"> volume)</w:t>
      </w:r>
    </w:p>
    <w:p w14:paraId="165CDD61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</w:t>
      </w:r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6"/>
      </w:tblGrid>
      <w:tr w:rsidR="00D85696" w14:paraId="00AE47A8" w14:textId="77777777" w:rsidTr="00D85696">
        <w:trPr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03A58A10" w14:textId="77777777" w:rsidR="00D85696" w:rsidRDefault="00D85696">
            <w:pPr>
              <w:spacing w:line="235" w:lineRule="atLeast"/>
              <w:divId w:val="1842352314"/>
              <w:rPr>
                <w:rFonts w:ascii="Calibri" w:hAnsi="Calibri" w:cs="Calibri"/>
                <w:color w:val="222222"/>
              </w:rPr>
            </w:pPr>
            <w:r>
              <w:rPr>
                <w:rFonts w:ascii="Calibri" w:hAnsi="Calibri" w:cs="Calibri"/>
                <w:color w:val="222222"/>
                <w:lang w:val="en-US"/>
              </w:rPr>
              <w:t>Image Name</w:t>
            </w:r>
          </w:p>
        </w:tc>
      </w:tr>
    </w:tbl>
    <w:p w14:paraId="38FFA237" w14:textId="77777777" w:rsidR="00D85696" w:rsidRDefault="00D85696" w:rsidP="00D856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>#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>dokcer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 xml:space="preserve"> exec –it &lt;container id&gt; /bin/bash</w:t>
      </w:r>
    </w:p>
    <w:p w14:paraId="41FEFBF0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To 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enter into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the Jenkins container.</w:t>
      </w:r>
    </w:p>
    <w:p w14:paraId="6E13F0F7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#docker volume create Jenkins</w:t>
      </w:r>
    </w:p>
    <w:p w14:paraId="0E101836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#docker volume 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inspect  Jenkins</w:t>
      </w:r>
      <w:proofErr w:type="gramEnd"/>
    </w:p>
    <w:p w14:paraId="1A7D996D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Volumes are stored in the host only.</w:t>
      </w:r>
    </w:p>
    <w:p w14:paraId="5F739ADA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#docker run –d –p 8080:8080 –p 50000:50000 –v  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jenkins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:/var/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jenkins_home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 </w:t>
      </w:r>
      <w:proofErr w:type="spellStart"/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jenkins</w:t>
      </w:r>
      <w:proofErr w:type="spellEnd"/>
    </w:p>
    <w:p w14:paraId="71087622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#cd</w:t>
      </w:r>
      <w:r>
        <w:rPr>
          <w:rFonts w:ascii="Calibri" w:hAnsi="Calibri" w:cs="Calibri"/>
          <w:b/>
          <w:bCs/>
          <w:color w:val="222222"/>
          <w:sz w:val="20"/>
          <w:szCs w:val="20"/>
          <w:lang w:val="en-US"/>
        </w:rPr>
        <w:t>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:/var/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kenkins_home</w:t>
      </w:r>
      <w:proofErr w:type="spellEnd"/>
    </w:p>
    <w:p w14:paraId="6CA8E77E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here you will get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intial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admin password in host itself.</w:t>
      </w:r>
    </w:p>
    <w:p w14:paraId="26C5B167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Now create one job in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jenkins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and crash and reinstall the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jenkins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, you will have all config details stored on the volume.</w:t>
      </w:r>
    </w:p>
    <w:p w14:paraId="0933942A" w14:textId="77777777" w:rsidR="00D85696" w:rsidRDefault="00D85696" w:rsidP="00D85696">
      <w:pPr>
        <w:pStyle w:val="NormalWeb"/>
        <w:shd w:val="clear" w:color="auto" w:fill="FFFFFF"/>
        <w:spacing w:before="0" w:beforeAutospacing="0" w:after="16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Better to point your container to volume for better practice and safe.</w:t>
      </w:r>
    </w:p>
    <w:p w14:paraId="1AC7B746" w14:textId="77777777" w:rsidR="00D85696" w:rsidRDefault="00D85696" w:rsidP="00D85696">
      <w:pPr>
        <w:shd w:val="clear" w:color="auto" w:fill="FFFFFF"/>
        <w:spacing w:line="235" w:lineRule="atLeast"/>
        <w:ind w:left="720"/>
        <w:rPr>
          <w:rFonts w:ascii="Calibri" w:hAnsi="Calibri" w:cs="Calibri"/>
          <w:color w:val="222222"/>
        </w:rPr>
      </w:pPr>
      <w:r>
        <w:rPr>
          <w:rFonts w:ascii="Arial" w:hAnsi="Arial" w:cs="Arial"/>
          <w:b/>
          <w:bCs/>
          <w:color w:val="000000"/>
          <w:shd w:val="clear" w:color="auto" w:fill="FFFF00"/>
          <w:lang w:val="en-US"/>
        </w:rPr>
        <w:t> </w:t>
      </w:r>
    </w:p>
    <w:p w14:paraId="7ACEABC1" w14:textId="77777777" w:rsidR="00D85696" w:rsidRDefault="00D85696" w:rsidP="00D85696">
      <w:pPr>
        <w:shd w:val="clear" w:color="auto" w:fill="FFFFFF"/>
        <w:spacing w:line="235" w:lineRule="atLeast"/>
        <w:ind w:left="720"/>
        <w:rPr>
          <w:rFonts w:ascii="Calibri" w:hAnsi="Calibri" w:cs="Calibri"/>
          <w:color w:val="222222"/>
        </w:rPr>
      </w:pPr>
      <w:r>
        <w:rPr>
          <w:rFonts w:ascii="Arial" w:hAnsi="Arial" w:cs="Arial"/>
          <w:b/>
          <w:bCs/>
          <w:color w:val="000000"/>
          <w:shd w:val="clear" w:color="auto" w:fill="FFFF00"/>
          <w:lang w:val="en-US"/>
        </w:rPr>
        <w:t> </w:t>
      </w:r>
    </w:p>
    <w:p w14:paraId="659FF536" w14:textId="77777777" w:rsidR="00D85696" w:rsidRDefault="00D85696" w:rsidP="00D85696">
      <w:pPr>
        <w:shd w:val="clear" w:color="auto" w:fill="FFFFFF"/>
        <w:spacing w:line="235" w:lineRule="atLeast"/>
        <w:ind w:left="720"/>
        <w:rPr>
          <w:rFonts w:ascii="Calibri" w:hAnsi="Calibri" w:cs="Calibri"/>
          <w:color w:val="222222"/>
        </w:rPr>
      </w:pPr>
      <w:ins w:id="2" w:author="Unknown" w:date="2018-11-21T06:56:00Z">
        <w:r>
          <w:rPr>
            <w:rFonts w:ascii="Arial" w:hAnsi="Arial" w:cs="Arial"/>
            <w:b/>
            <w:bCs/>
            <w:color w:val="008080"/>
            <w:shd w:val="clear" w:color="auto" w:fill="FFFF00"/>
            <w:lang w:val="en-US"/>
          </w:rPr>
          <w:t>Day </w:t>
        </w:r>
      </w:ins>
      <w:r>
        <w:rPr>
          <w:rFonts w:ascii="Arial" w:hAnsi="Arial" w:cs="Arial"/>
          <w:b/>
          <w:bCs/>
          <w:color w:val="000000"/>
          <w:shd w:val="clear" w:color="auto" w:fill="FFFF00"/>
          <w:lang w:val="en-US"/>
        </w:rPr>
        <w:t>30</w:t>
      </w:r>
      <w:ins w:id="3" w:author="Unknown" w:date="2018-11-21T06:56:00Z">
        <w:r>
          <w:rPr>
            <w:rFonts w:ascii="Arial" w:hAnsi="Arial" w:cs="Arial"/>
            <w:b/>
            <w:bCs/>
            <w:color w:val="008080"/>
            <w:shd w:val="clear" w:color="auto" w:fill="FFFF00"/>
            <w:lang w:val="en-US"/>
          </w:rPr>
          <w:t>:                                                                                                           </w:t>
        </w:r>
      </w:ins>
    </w:p>
    <w:p w14:paraId="448EFA40" w14:textId="77777777" w:rsidR="00D85696" w:rsidRDefault="00D85696" w:rsidP="00D85696">
      <w:pPr>
        <w:shd w:val="clear" w:color="auto" w:fill="FFFFFF"/>
        <w:spacing w:line="235" w:lineRule="atLeast"/>
        <w:rPr>
          <w:rFonts w:ascii="Calibri" w:hAnsi="Calibri" w:cs="Calibri"/>
          <w:color w:val="222222"/>
        </w:rPr>
      </w:pPr>
      <w:r>
        <w:rPr>
          <w:rFonts w:ascii="Calibri" w:hAnsi="Calibri" w:cs="Calibri"/>
          <w:b/>
          <w:bCs/>
          <w:color w:val="222222"/>
          <w:lang w:val="en-US"/>
        </w:rPr>
        <w:t>Docker orchestration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:</w:t>
      </w:r>
    </w:p>
    <w:p w14:paraId="3C2336BA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These tools are used for maintaining multiple micro services on multi node production cluster.</w:t>
      </w:r>
    </w:p>
    <w:p w14:paraId="2DF7505E" w14:textId="77777777" w:rsidR="00D85696" w:rsidRDefault="00D85696" w:rsidP="00D85696">
      <w:pPr>
        <w:pStyle w:val="NormalWeb"/>
        <w:shd w:val="clear" w:color="auto" w:fill="FFFFFF"/>
        <w:spacing w:before="0" w:beforeAutospacing="0" w:after="160" w:afterAutospacing="0" w:line="235" w:lineRule="atLeast"/>
        <w:ind w:left="108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-</w:t>
      </w:r>
      <w:r>
        <w:rPr>
          <w:color w:val="222222"/>
          <w:sz w:val="14"/>
          <w:szCs w:val="14"/>
          <w:lang w:val="en-US"/>
        </w:rPr>
        <w:t>   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Docker swarm is orchestration tool.</w:t>
      </w:r>
    </w:p>
    <w:p w14:paraId="03D2F4FA" w14:textId="77777777" w:rsidR="00D85696" w:rsidRDefault="00D85696" w:rsidP="00D85696">
      <w:pPr>
        <w:shd w:val="clear" w:color="auto" w:fill="FFFFFF"/>
        <w:spacing w:line="235" w:lineRule="atLeast"/>
        <w:rPr>
          <w:rFonts w:ascii="Calibri" w:hAnsi="Calibri" w:cs="Calibri"/>
          <w:color w:val="222222"/>
        </w:rPr>
      </w:pPr>
      <w:r>
        <w:rPr>
          <w:rFonts w:ascii="Calibri" w:hAnsi="Calibri" w:cs="Calibri"/>
          <w:b/>
          <w:bCs/>
          <w:color w:val="222222"/>
          <w:lang w:val="en-US"/>
        </w:rPr>
        <w:lastRenderedPageBreak/>
        <w:t>Docker orchestration Tools:</w:t>
      </w:r>
    </w:p>
    <w:p w14:paraId="4F0CD198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72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b/>
          <w:bCs/>
          <w:color w:val="222222"/>
          <w:lang w:val="en-US"/>
        </w:rPr>
        <w:t>1.</w:t>
      </w:r>
      <w:r>
        <w:rPr>
          <w:color w:val="222222"/>
          <w:sz w:val="14"/>
          <w:szCs w:val="14"/>
          <w:lang w:val="en-US"/>
        </w:rPr>
        <w:t>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Kubernetes from </w:t>
      </w:r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Google :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it is frame work which maintains your Docker.</w:t>
      </w:r>
    </w:p>
    <w:p w14:paraId="39D18597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72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b/>
          <w:bCs/>
          <w:color w:val="222222"/>
          <w:lang w:val="en-US"/>
        </w:rPr>
        <w:t>2.</w:t>
      </w:r>
      <w:r>
        <w:rPr>
          <w:color w:val="222222"/>
          <w:sz w:val="14"/>
          <w:szCs w:val="14"/>
          <w:lang w:val="en-US"/>
        </w:rPr>
        <w:t>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Docker swarm, from Docker Inc</w:t>
      </w:r>
    </w:p>
    <w:p w14:paraId="35FED5BC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72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b/>
          <w:bCs/>
          <w:color w:val="222222"/>
          <w:lang w:val="en-US"/>
        </w:rPr>
        <w:t>3.</w:t>
      </w:r>
      <w:r>
        <w:rPr>
          <w:color w:val="222222"/>
          <w:sz w:val="14"/>
          <w:szCs w:val="14"/>
          <w:lang w:val="en-US"/>
        </w:rPr>
        <w:t>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Mesos, from Apache</w:t>
      </w:r>
    </w:p>
    <w:p w14:paraId="0C5A6C02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72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b/>
          <w:bCs/>
          <w:color w:val="222222"/>
          <w:lang w:val="en-US"/>
        </w:rPr>
        <w:t>4.</w:t>
      </w:r>
      <w:r>
        <w:rPr>
          <w:color w:val="222222"/>
          <w:sz w:val="14"/>
          <w:szCs w:val="14"/>
          <w:lang w:val="en-US"/>
        </w:rPr>
        <w:t>      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Openshift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, from </w:t>
      </w:r>
      <w:proofErr w:type="spellStart"/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redhat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(</w:t>
      </w:r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open shit is plat form, the underline is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kubernetes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)</w:t>
      </w:r>
    </w:p>
    <w:p w14:paraId="03EE52FC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a.</w:t>
      </w:r>
      <w:r>
        <w:rPr>
          <w:color w:val="222222"/>
          <w:sz w:val="14"/>
          <w:szCs w:val="14"/>
          <w:lang w:val="en-US"/>
        </w:rPr>
        <w:t>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It is platform for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kubernetes</w:t>
      </w:r>
      <w:proofErr w:type="spellEnd"/>
    </w:p>
    <w:p w14:paraId="68F2413F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72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b/>
          <w:bCs/>
          <w:color w:val="222222"/>
          <w:lang w:val="en-US"/>
        </w:rPr>
        <w:t>5.</w:t>
      </w:r>
      <w:r>
        <w:rPr>
          <w:color w:val="222222"/>
          <w:sz w:val="14"/>
          <w:szCs w:val="14"/>
          <w:lang w:val="en-US"/>
        </w:rPr>
        <w:t>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Rancher, from rancher Labs</w:t>
      </w:r>
    </w:p>
    <w:p w14:paraId="30BDF477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144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a.</w:t>
      </w:r>
      <w:r>
        <w:rPr>
          <w:color w:val="222222"/>
          <w:sz w:val="14"/>
          <w:szCs w:val="14"/>
          <w:lang w:val="en-US"/>
        </w:rPr>
        <w:t>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Is the platform supports,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kubernates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, </w:t>
      </w:r>
      <w:proofErr w:type="spellStart"/>
      <w:proofErr w:type="gramStart"/>
      <w:r>
        <w:rPr>
          <w:rFonts w:ascii="Calibri" w:hAnsi="Calibri" w:cs="Calibri"/>
          <w:color w:val="222222"/>
          <w:sz w:val="20"/>
          <w:szCs w:val="20"/>
          <w:lang w:val="en-US"/>
        </w:rPr>
        <w:t>swarm,mesos</w:t>
      </w:r>
      <w:proofErr w:type="spellEnd"/>
      <w:proofErr w:type="gram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etc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>……</w:t>
      </w:r>
    </w:p>
    <w:p w14:paraId="02584643" w14:textId="77777777" w:rsidR="00D85696" w:rsidRDefault="00D85696" w:rsidP="00D85696">
      <w:pPr>
        <w:pStyle w:val="NormalWeb"/>
        <w:shd w:val="clear" w:color="auto" w:fill="FFFFFF"/>
        <w:spacing w:before="0" w:beforeAutospacing="0" w:after="0" w:afterAutospacing="0" w:line="235" w:lineRule="atLeast"/>
        <w:ind w:left="72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b/>
          <w:bCs/>
          <w:color w:val="222222"/>
          <w:lang w:val="en-US"/>
        </w:rPr>
        <w:t>6.</w:t>
      </w:r>
      <w:r>
        <w:rPr>
          <w:color w:val="222222"/>
          <w:sz w:val="14"/>
          <w:szCs w:val="14"/>
          <w:lang w:val="en-US"/>
        </w:rPr>
        <w:t>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>AWS EKS-Elastic Kubernetes Service</w:t>
      </w:r>
    </w:p>
    <w:p w14:paraId="0F8C2154" w14:textId="7581BA33" w:rsidR="00D85696" w:rsidRDefault="00D85696" w:rsidP="00D85696">
      <w:pPr>
        <w:pStyle w:val="NormalWeb"/>
        <w:shd w:val="clear" w:color="auto" w:fill="FFFFFF"/>
        <w:spacing w:before="0" w:beforeAutospacing="0" w:after="160" w:afterAutospacing="0" w:line="235" w:lineRule="atLeast"/>
        <w:ind w:left="1440"/>
        <w:rPr>
          <w:rFonts w:ascii="Calibri" w:hAnsi="Calibri" w:cs="Calibri"/>
          <w:color w:val="222222"/>
          <w:sz w:val="20"/>
          <w:szCs w:val="20"/>
          <w:lang w:val="en-US"/>
        </w:rPr>
      </w:pPr>
      <w:r>
        <w:rPr>
          <w:rFonts w:ascii="Calibri" w:hAnsi="Calibri" w:cs="Calibri"/>
          <w:color w:val="222222"/>
          <w:sz w:val="20"/>
          <w:szCs w:val="20"/>
          <w:lang w:val="en-US"/>
        </w:rPr>
        <w:t>a.</w:t>
      </w:r>
      <w:r>
        <w:rPr>
          <w:color w:val="222222"/>
          <w:sz w:val="14"/>
          <w:szCs w:val="14"/>
          <w:lang w:val="en-US"/>
        </w:rPr>
        <w:t>       </w:t>
      </w:r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Is </w:t>
      </w:r>
      <w:proofErr w:type="spellStart"/>
      <w:r>
        <w:rPr>
          <w:rFonts w:ascii="Calibri" w:hAnsi="Calibri" w:cs="Calibri"/>
          <w:color w:val="222222"/>
          <w:sz w:val="20"/>
          <w:szCs w:val="20"/>
          <w:lang w:val="en-US"/>
        </w:rPr>
        <w:t>kubernates</w:t>
      </w:r>
      <w:proofErr w:type="spellEnd"/>
      <w:r>
        <w:rPr>
          <w:rFonts w:ascii="Calibri" w:hAnsi="Calibri" w:cs="Calibri"/>
          <w:color w:val="222222"/>
          <w:sz w:val="20"/>
          <w:szCs w:val="20"/>
          <w:lang w:val="en-US"/>
        </w:rPr>
        <w:t xml:space="preserve"> platform in AWS</w:t>
      </w:r>
    </w:p>
    <w:p w14:paraId="0CD13FCD" w14:textId="528945F5" w:rsidR="00D85696" w:rsidRDefault="00D85696" w:rsidP="00D85696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160" w:afterAutospacing="0" w:line="235" w:lineRule="atLeast"/>
        <w:ind w:left="1440"/>
        <w:rPr>
          <w:rFonts w:ascii="Calibri" w:hAnsi="Calibri" w:cs="Calibri"/>
          <w:color w:val="222222"/>
          <w:sz w:val="20"/>
          <w:szCs w:val="20"/>
          <w:lang w:val="en-US"/>
        </w:rPr>
      </w:pPr>
    </w:p>
    <w:p w14:paraId="7D11DA25" w14:textId="77777777" w:rsidR="00D85696" w:rsidRPr="00D85696" w:rsidRDefault="00D85696" w:rsidP="00D85696">
      <w:pPr>
        <w:pStyle w:val="NormalWeb"/>
        <w:shd w:val="clear" w:color="auto" w:fill="FFFFFF"/>
        <w:spacing w:before="0" w:beforeAutospacing="0" w:after="160" w:afterAutospacing="0" w:line="235" w:lineRule="atLeast"/>
        <w:rPr>
          <w:rFonts w:ascii="Calibri" w:hAnsi="Calibri" w:cs="Calibri"/>
          <w:color w:val="222222"/>
          <w:sz w:val="20"/>
          <w:szCs w:val="20"/>
          <w:lang w:val="en-US"/>
        </w:rPr>
      </w:pPr>
    </w:p>
    <w:p w14:paraId="5E4195E6" w14:textId="17CC94C1" w:rsidR="00D85696" w:rsidRPr="00D85696" w:rsidRDefault="00D85696" w:rsidP="00296D79">
      <w:pPr>
        <w:tabs>
          <w:tab w:val="right" w:pos="9026"/>
        </w:tabs>
        <w:rPr>
          <w:b/>
          <w:bCs/>
          <w:color w:val="FF0000"/>
          <w:sz w:val="24"/>
          <w:szCs w:val="24"/>
          <w:u w:val="single"/>
        </w:rPr>
      </w:pPr>
      <w:r w:rsidRPr="00D85696">
        <w:rPr>
          <w:b/>
          <w:bCs/>
          <w:color w:val="FF0000"/>
          <w:sz w:val="24"/>
          <w:szCs w:val="24"/>
          <w:u w:val="single"/>
        </w:rPr>
        <w:t>My notes start from here</w:t>
      </w:r>
      <w:r>
        <w:rPr>
          <w:b/>
          <w:bCs/>
          <w:color w:val="FF0000"/>
          <w:sz w:val="24"/>
          <w:szCs w:val="24"/>
          <w:u w:val="single"/>
        </w:rPr>
        <w:t>:</w:t>
      </w:r>
    </w:p>
    <w:p w14:paraId="1833457B" w14:textId="77777777" w:rsidR="00D85696" w:rsidRDefault="00D85696" w:rsidP="00296D79">
      <w:pPr>
        <w:tabs>
          <w:tab w:val="right" w:pos="9026"/>
        </w:tabs>
        <w:rPr>
          <w:b/>
          <w:bCs/>
          <w:sz w:val="24"/>
          <w:szCs w:val="24"/>
          <w:u w:val="single"/>
        </w:rPr>
      </w:pPr>
    </w:p>
    <w:p w14:paraId="6F0C1DE9" w14:textId="15206E47" w:rsidR="003831A7" w:rsidRPr="00A47874" w:rsidRDefault="00A47874" w:rsidP="00296D79">
      <w:pPr>
        <w:tabs>
          <w:tab w:val="right" w:pos="9026"/>
        </w:tabs>
        <w:rPr>
          <w:b/>
          <w:bCs/>
          <w:sz w:val="24"/>
          <w:szCs w:val="24"/>
          <w:u w:val="single"/>
        </w:rPr>
      </w:pPr>
      <w:r w:rsidRPr="00A47874">
        <w:rPr>
          <w:b/>
          <w:bCs/>
          <w:sz w:val="24"/>
          <w:szCs w:val="24"/>
          <w:u w:val="single"/>
        </w:rPr>
        <w:t>01-11-19</w:t>
      </w:r>
      <w:r>
        <w:rPr>
          <w:b/>
          <w:bCs/>
          <w:sz w:val="24"/>
          <w:szCs w:val="24"/>
          <w:u w:val="single"/>
        </w:rPr>
        <w:t>:</w:t>
      </w:r>
    </w:p>
    <w:p w14:paraId="5DB01867" w14:textId="7E93396E" w:rsidR="003831A7" w:rsidRPr="003831A7" w:rsidRDefault="003831A7" w:rsidP="00296D79">
      <w:pPr>
        <w:tabs>
          <w:tab w:val="right" w:pos="9026"/>
        </w:tabs>
        <w:rPr>
          <w:b/>
          <w:bCs/>
          <w:noProof/>
          <w:sz w:val="24"/>
          <w:szCs w:val="24"/>
        </w:rPr>
      </w:pPr>
      <w:r w:rsidRPr="003831A7">
        <w:rPr>
          <w:b/>
          <w:bCs/>
          <w:sz w:val="24"/>
          <w:szCs w:val="24"/>
        </w:rPr>
        <w:t>Docker Networking:</w:t>
      </w:r>
      <w:r w:rsidR="00AA47BE">
        <w:rPr>
          <w:b/>
          <w:bCs/>
          <w:sz w:val="24"/>
          <w:szCs w:val="24"/>
        </w:rPr>
        <w:t xml:space="preserve"> </w:t>
      </w:r>
    </w:p>
    <w:p w14:paraId="0002E78A" w14:textId="04C8D79A" w:rsidR="00FD07EA" w:rsidRDefault="003831A7" w:rsidP="00FD07E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The objective of this discusiion is how containers talk to each other.</w:t>
      </w:r>
    </w:p>
    <w:p w14:paraId="2803EA71" w14:textId="0E723BE2" w:rsidR="003831A7" w:rsidRDefault="003831A7" w:rsidP="003831A7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First we will focous on how containers communicate when they are running on same host.</w:t>
      </w:r>
    </w:p>
    <w:p w14:paraId="6DCF7918" w14:textId="3BD8C900" w:rsidR="006A029D" w:rsidRDefault="006A029D" w:rsidP="006A029D">
      <w:pPr>
        <w:rPr>
          <w:b/>
          <w:bCs/>
          <w:noProof/>
          <w:sz w:val="24"/>
          <w:szCs w:val="24"/>
        </w:rPr>
      </w:pPr>
    </w:p>
    <w:p w14:paraId="06A3DDF2" w14:textId="3AB9CCB8" w:rsidR="00CB653E" w:rsidRDefault="00CB653E" w:rsidP="006A029D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We have bridge n/w in two flavours:</w:t>
      </w:r>
    </w:p>
    <w:p w14:paraId="04EF78A7" w14:textId="6471205B" w:rsidR="00CB653E" w:rsidRDefault="00CF163A" w:rsidP="00CF163A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Default bridge</w:t>
      </w:r>
    </w:p>
    <w:p w14:paraId="62F32630" w14:textId="02BA6BCB" w:rsidR="00CF163A" w:rsidRDefault="00CF163A" w:rsidP="00CF163A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Docker network list</w:t>
      </w:r>
    </w:p>
    <w:p w14:paraId="44C60DBB" w14:textId="14F5A250" w:rsidR="00CF163A" w:rsidRDefault="00CF163A" w:rsidP="00CF163A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Default bridge is implicitly created </w:t>
      </w:r>
    </w:p>
    <w:p w14:paraId="2E609C4C" w14:textId="43ED6B29" w:rsidR="00CF163A" w:rsidRDefault="00CF163A" w:rsidP="00CF163A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By defa</w:t>
      </w:r>
      <w:r w:rsidR="00A47874">
        <w:rPr>
          <w:b/>
          <w:bCs/>
          <w:noProof/>
          <w:sz w:val="24"/>
          <w:szCs w:val="24"/>
        </w:rPr>
        <w:t>u</w:t>
      </w:r>
      <w:r>
        <w:rPr>
          <w:b/>
          <w:bCs/>
          <w:noProof/>
          <w:sz w:val="24"/>
          <w:szCs w:val="24"/>
        </w:rPr>
        <w:t>lt we create they join default bridge</w:t>
      </w:r>
    </w:p>
    <w:p w14:paraId="062F1004" w14:textId="0634D532" w:rsidR="00CF163A" w:rsidRDefault="00CF163A" w:rsidP="00CF163A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#Docker network list -to list all n/w’s on this host (docker network list ) gives list of n/w’s then copy id</w:t>
      </w:r>
    </w:p>
    <w:p w14:paraId="13A0E877" w14:textId="453CCFE5" w:rsidR="00CF163A" w:rsidRDefault="00CF163A" w:rsidP="00CF163A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Docker network inspect paste id</w:t>
      </w:r>
    </w:p>
    <w:p w14:paraId="490064A0" w14:textId="40129643" w:rsidR="00CF163A" w:rsidRDefault="00CF163A" w:rsidP="00CF163A">
      <w:pPr>
        <w:pStyle w:val="ListParagraph"/>
        <w:rPr>
          <w:b/>
          <w:bCs/>
          <w:noProof/>
          <w:sz w:val="24"/>
          <w:szCs w:val="24"/>
        </w:rPr>
      </w:pPr>
    </w:p>
    <w:p w14:paraId="0B5C766E" w14:textId="2807DBD3" w:rsidR="00CF163A" w:rsidRPr="00CF163A" w:rsidRDefault="00CF163A" w:rsidP="00CF163A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08907A4" wp14:editId="33F6FE30">
            <wp:extent cx="5381625" cy="1085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F09A" w14:textId="77777777" w:rsidR="00CF163A" w:rsidRPr="00CF163A" w:rsidRDefault="00CF163A" w:rsidP="00CF163A">
      <w:pPr>
        <w:pStyle w:val="ListParagraph"/>
        <w:rPr>
          <w:noProof/>
          <w:sz w:val="24"/>
          <w:szCs w:val="24"/>
        </w:rPr>
      </w:pPr>
    </w:p>
    <w:p w14:paraId="2BE8B1A2" w14:textId="16664DFF" w:rsidR="006A029D" w:rsidRDefault="00CF163A" w:rsidP="00CF163A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Containers joining defaut adress can talk to each other using IP adress.</w:t>
      </w:r>
    </w:p>
    <w:p w14:paraId="1CA573A1" w14:textId="77777777" w:rsidR="00CF163A" w:rsidRPr="00CF163A" w:rsidRDefault="00CF163A" w:rsidP="00CF163A">
      <w:pPr>
        <w:pStyle w:val="ListParagraph"/>
        <w:rPr>
          <w:noProof/>
          <w:sz w:val="24"/>
          <w:szCs w:val="24"/>
        </w:rPr>
      </w:pPr>
    </w:p>
    <w:p w14:paraId="6DCAEAFA" w14:textId="7F6C668C" w:rsidR="00CF163A" w:rsidRPr="00A17189" w:rsidRDefault="00CF163A" w:rsidP="00A17189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A70E01" wp14:editId="6A626535">
            <wp:extent cx="5731510" cy="1055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25D4" w14:textId="691F4242" w:rsidR="00D50391" w:rsidRDefault="00CF163A" w:rsidP="00CF163A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We can get ip adress of container 1 and container 2 </w:t>
      </w:r>
      <w:r w:rsidR="00A17189">
        <w:rPr>
          <w:noProof/>
          <w:sz w:val="24"/>
          <w:szCs w:val="24"/>
        </w:rPr>
        <w:t xml:space="preserve">using </w:t>
      </w:r>
    </w:p>
    <w:p w14:paraId="75587485" w14:textId="77777777" w:rsidR="00A17189" w:rsidRDefault="00A17189" w:rsidP="00A17189">
      <w:pPr>
        <w:rPr>
          <w:noProof/>
          <w:sz w:val="24"/>
          <w:szCs w:val="24"/>
        </w:rPr>
      </w:pPr>
    </w:p>
    <w:p w14:paraId="545D1741" w14:textId="77777777" w:rsidR="00A17189" w:rsidRDefault="00A17189" w:rsidP="00A17189">
      <w:pPr>
        <w:rPr>
          <w:noProof/>
          <w:sz w:val="24"/>
          <w:szCs w:val="24"/>
        </w:rPr>
      </w:pPr>
    </w:p>
    <w:p w14:paraId="02D22DA6" w14:textId="3E64A3D2" w:rsidR="00A17189" w:rsidRDefault="00A17189" w:rsidP="00A1718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Command take </w:t>
      </w:r>
      <w:r w:rsidR="00A47874">
        <w:rPr>
          <w:noProof/>
          <w:sz w:val="24"/>
          <w:szCs w:val="24"/>
        </w:rPr>
        <w:t>you</w:t>
      </w:r>
      <w:r>
        <w:rPr>
          <w:noProof/>
          <w:sz w:val="24"/>
          <w:szCs w:val="24"/>
        </w:rPr>
        <w:t xml:space="preserve"> in to container in below fig :</w:t>
      </w:r>
    </w:p>
    <w:p w14:paraId="406BD6B8" w14:textId="2EDCFE0D" w:rsidR="00A17189" w:rsidRDefault="00A17189" w:rsidP="00A17189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FDCC5CD" wp14:editId="739D003E">
            <wp:extent cx="5476875" cy="371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0286" w14:textId="4C625D4B" w:rsidR="00A17189" w:rsidRDefault="00A17189" w:rsidP="00A17189">
      <w:pPr>
        <w:rPr>
          <w:noProof/>
          <w:sz w:val="24"/>
          <w:szCs w:val="24"/>
        </w:rPr>
      </w:pPr>
    </w:p>
    <w:p w14:paraId="6AE03D4A" w14:textId="5A3CCB44" w:rsidR="009C433E" w:rsidRDefault="00A17189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Docker ecec -it id(872……. Bash</w:t>
      </w:r>
    </w:p>
    <w:p w14:paraId="11FF3809" w14:textId="0C7D5F01" w:rsidR="00A17189" w:rsidRDefault="00A17189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Ping 172.182.16.12</w:t>
      </w:r>
    </w:p>
    <w:p w14:paraId="40B26C20" w14:textId="16A4FC86" w:rsidR="00A17189" w:rsidRDefault="00A17189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In default bridge comm</w:t>
      </w:r>
      <w:r w:rsidR="00A47874">
        <w:rPr>
          <w:noProof/>
          <w:sz w:val="24"/>
          <w:szCs w:val="24"/>
        </w:rPr>
        <w:t>unicates</w:t>
      </w:r>
      <w:r>
        <w:rPr>
          <w:noProof/>
          <w:sz w:val="24"/>
          <w:szCs w:val="24"/>
        </w:rPr>
        <w:t xml:space="preserve"> through host names (container name) we can consider container ae as host name</w:t>
      </w:r>
    </w:p>
    <w:p w14:paraId="75D58527" w14:textId="62EA9AD3" w:rsidR="00A17189" w:rsidRDefault="00A17189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Communication through host namee wont work</w:t>
      </w:r>
    </w:p>
    <w:p w14:paraId="37FF3408" w14:textId="318437DD" w:rsidR="001C4624" w:rsidRDefault="00A17189" w:rsidP="001C46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Docker rm -f </w:t>
      </w:r>
      <w:r w:rsidR="001C4624">
        <w:rPr>
          <w:noProof/>
          <w:sz w:val="24"/>
          <w:szCs w:val="24"/>
        </w:rPr>
        <w:t>$(docker ps-a)</w:t>
      </w:r>
    </w:p>
    <w:p w14:paraId="70E9055F" w14:textId="135F6A22" w:rsidR="001C4624" w:rsidRDefault="001C4624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Docker network create –javahome –driver=bridge</w:t>
      </w:r>
    </w:p>
    <w:p w14:paraId="4E774CA1" w14:textId="1898542E" w:rsidR="00C92959" w:rsidRDefault="00C92959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-----------------------------lets run 2 containers</w:t>
      </w:r>
    </w:p>
    <w:p w14:paraId="26E2252E" w14:textId="0BF20873" w:rsidR="00C92959" w:rsidRDefault="00C92959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Docker run -d –network=javahome –name=tomcattwo tomcat 8.0 (</w:t>
      </w:r>
    </w:p>
    <w:p w14:paraId="5F3AD634" w14:textId="21E8EB93" w:rsidR="00C92959" w:rsidRDefault="00C92959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Docker ps </w:t>
      </w:r>
    </w:p>
    <w:p w14:paraId="7FA22B42" w14:textId="49134973" w:rsidR="00C92959" w:rsidRDefault="00C92959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Lets get into container 1 and ping container 2</w:t>
      </w:r>
    </w:p>
    <w:p w14:paraId="03F5A137" w14:textId="2C074A48" w:rsidR="00C92959" w:rsidRDefault="00C92959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Ping tomcat2 (</w:t>
      </w:r>
    </w:p>
    <w:p w14:paraId="5C5A8C0F" w14:textId="77777777" w:rsidR="00C92959" w:rsidRDefault="00C92959" w:rsidP="009C433E">
      <w:pPr>
        <w:rPr>
          <w:noProof/>
          <w:sz w:val="24"/>
          <w:szCs w:val="24"/>
        </w:rPr>
      </w:pPr>
    </w:p>
    <w:p w14:paraId="06351E76" w14:textId="47D4ABB2" w:rsidR="001C4624" w:rsidRDefault="00455CF6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(Flask is a frame work for developing apps)</w:t>
      </w:r>
    </w:p>
    <w:p w14:paraId="44CBA102" w14:textId="2F9052BE" w:rsidR="007108E7" w:rsidRDefault="007108E7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Docker ps docker rm-f id</w:t>
      </w:r>
    </w:p>
    <w:p w14:paraId="4EC314D8" w14:textId="1046D8C8" w:rsidR="007108E7" w:rsidRDefault="007108E7" w:rsidP="009C433E">
      <w:pPr>
        <w:pBdr>
          <w:bottom w:val="single" w:sz="6" w:space="1" w:color="auto"/>
        </w:pBdr>
        <w:rPr>
          <w:noProof/>
          <w:sz w:val="24"/>
          <w:szCs w:val="24"/>
        </w:rPr>
      </w:pPr>
      <w:r>
        <w:rPr>
          <w:noProof/>
          <w:sz w:val="24"/>
          <w:szCs w:val="24"/>
        </w:rPr>
        <w:t>Docker run -d redis</w:t>
      </w:r>
    </w:p>
    <w:p w14:paraId="6F2764A7" w14:textId="44B39485" w:rsidR="007108E7" w:rsidRDefault="007108E7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Git clone cd in to pythone app</w:t>
      </w:r>
    </w:p>
    <w:p w14:paraId="385596CC" w14:textId="56D05FEF" w:rsidR="007108E7" w:rsidRDefault="007108E7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Docker build -t python 1.0 . (image created</w:t>
      </w:r>
    </w:p>
    <w:p w14:paraId="5CDFAB6B" w14:textId="4E8172D3" w:rsidR="007108E7" w:rsidRDefault="007108E7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Docker run -d -p 8080:5000 python:1.0</w:t>
      </w:r>
    </w:p>
    <w:p w14:paraId="571ED96D" w14:textId="0AB29376" w:rsidR="007108E7" w:rsidRDefault="007108E7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Docker rm -f  $(docker ps -aq) – run on custom bridge</w:t>
      </w:r>
    </w:p>
    <w:p w14:paraId="7FCFBB67" w14:textId="3A351A8B" w:rsidR="007108E7" w:rsidRDefault="007108E7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Docker run -d –name=redis –network=javahome redis</w:t>
      </w:r>
    </w:p>
    <w:p w14:paraId="142B0D34" w14:textId="018524E5" w:rsidR="007108E7" w:rsidRDefault="00831E50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Overlay n/w :overlay n/w connects multiple docker demons together and enable swarm services to comm with each other</w:t>
      </w:r>
    </w:p>
    <w:p w14:paraId="6BE51345" w14:textId="2D09EBBC" w:rsidR="00831E50" w:rsidRDefault="00831E50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It us used in prod for multi hosts.</w:t>
      </w:r>
    </w:p>
    <w:p w14:paraId="70A5662F" w14:textId="511BDC82" w:rsidR="00831E50" w:rsidRDefault="00831E50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Containers running on two diff hosts can talk to each other.</w:t>
      </w:r>
    </w:p>
    <w:p w14:paraId="34E749E8" w14:textId="2481DEF7" w:rsidR="00831E50" w:rsidRPr="00B52D11" w:rsidRDefault="00B52D11" w:rsidP="009C433E">
      <w:pPr>
        <w:rPr>
          <w:b/>
          <w:bCs/>
          <w:noProof/>
          <w:sz w:val="24"/>
          <w:szCs w:val="24"/>
        </w:rPr>
      </w:pPr>
      <w:r w:rsidRPr="00B52D11">
        <w:rPr>
          <w:b/>
          <w:bCs/>
          <w:noProof/>
          <w:sz w:val="24"/>
          <w:szCs w:val="24"/>
        </w:rPr>
        <w:t>Image f</w:t>
      </w:r>
      <w:r w:rsidR="00A47874">
        <w:rPr>
          <w:b/>
          <w:bCs/>
          <w:noProof/>
          <w:sz w:val="24"/>
          <w:szCs w:val="24"/>
        </w:rPr>
        <w:t>r</w:t>
      </w:r>
      <w:r w:rsidRPr="00B52D11">
        <w:rPr>
          <w:b/>
          <w:bCs/>
          <w:noProof/>
          <w:sz w:val="24"/>
          <w:szCs w:val="24"/>
        </w:rPr>
        <w:t xml:space="preserve">om mobile </w:t>
      </w:r>
    </w:p>
    <w:p w14:paraId="08BB5D37" w14:textId="0D2D391B" w:rsidR="00831E50" w:rsidRDefault="00831E50" w:rsidP="009C433E">
      <w:pPr>
        <w:rPr>
          <w:noProof/>
          <w:sz w:val="24"/>
          <w:szCs w:val="24"/>
        </w:rPr>
      </w:pPr>
    </w:p>
    <w:p w14:paraId="3E16A2D5" w14:textId="566F9795" w:rsidR="00B52D11" w:rsidRDefault="00B52D11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Bridge is for single host &amp; overlay is for multiple host</w:t>
      </w:r>
    </w:p>
    <w:p w14:paraId="12171A21" w14:textId="1B522627" w:rsidR="00B52D11" w:rsidRDefault="00B52D11" w:rsidP="009C433E">
      <w:pPr>
        <w:rPr>
          <w:noProof/>
          <w:sz w:val="24"/>
          <w:szCs w:val="24"/>
        </w:rPr>
      </w:pPr>
    </w:p>
    <w:p w14:paraId="398E688E" w14:textId="596B0EFF" w:rsidR="00B52D11" w:rsidRDefault="00B52D11" w:rsidP="009C433E">
      <w:pPr>
        <w:rPr>
          <w:b/>
          <w:bCs/>
          <w:noProof/>
          <w:sz w:val="24"/>
          <w:szCs w:val="24"/>
          <w:u w:val="single"/>
        </w:rPr>
      </w:pPr>
      <w:r w:rsidRPr="00B52D11">
        <w:rPr>
          <w:b/>
          <w:bCs/>
          <w:noProof/>
          <w:sz w:val="24"/>
          <w:szCs w:val="24"/>
          <w:u w:val="single"/>
        </w:rPr>
        <w:t>Docker volumes :</w:t>
      </w:r>
    </w:p>
    <w:p w14:paraId="7B2B317D" w14:textId="0474F274" w:rsidR="00B52D11" w:rsidRPr="00B52D11" w:rsidRDefault="00B52D11" w:rsidP="009C433E">
      <w:p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t xml:space="preserve">IQ) </w:t>
      </w:r>
      <w:r>
        <w:rPr>
          <w:noProof/>
          <w:sz w:val="24"/>
          <w:szCs w:val="24"/>
        </w:rPr>
        <w:t>IF docker container generates data at runtime that data is stored within the container and data is lost when that container is deleted.</w:t>
      </w:r>
    </w:p>
    <w:p w14:paraId="009AEE57" w14:textId="158608D6" w:rsidR="009C433E" w:rsidRDefault="009C433E" w:rsidP="009C433E">
      <w:pPr>
        <w:rPr>
          <w:noProof/>
          <w:sz w:val="24"/>
          <w:szCs w:val="24"/>
        </w:rPr>
      </w:pPr>
    </w:p>
    <w:p w14:paraId="520DB22A" w14:textId="18EBB17B" w:rsidR="00B52D11" w:rsidRDefault="00B52D11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If we run databases inside a container we losse data when container is removed to solve this prob we use volu</w:t>
      </w:r>
      <w:r w:rsidR="009A0130">
        <w:rPr>
          <w:noProof/>
          <w:sz w:val="24"/>
          <w:szCs w:val="24"/>
        </w:rPr>
        <w:t>mmes</w:t>
      </w:r>
    </w:p>
    <w:p w14:paraId="25048B2F" w14:textId="309E2F7A" w:rsidR="009A0130" w:rsidRDefault="00ED210C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Wwe want to persist data generated by the container even if the container is deleted</w:t>
      </w:r>
    </w:p>
    <w:p w14:paraId="3F903456" w14:textId="3147A980" w:rsidR="00ED210C" w:rsidRDefault="00ED210C" w:rsidP="009C433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Data is available on volume</w:t>
      </w:r>
    </w:p>
    <w:p w14:paraId="253E6746" w14:textId="660C9EC0" w:rsidR="00EA623B" w:rsidRDefault="00EA623B" w:rsidP="009C433E">
      <w:pPr>
        <w:pBdr>
          <w:bottom w:val="single" w:sz="6" w:space="1" w:color="auto"/>
        </w:pBdr>
        <w:rPr>
          <w:noProof/>
          <w:sz w:val="24"/>
          <w:szCs w:val="24"/>
        </w:rPr>
      </w:pPr>
    </w:p>
    <w:p w14:paraId="380A119F" w14:textId="7A3B125D" w:rsidR="00EA623B" w:rsidRPr="00EA623B" w:rsidRDefault="00EA623B" w:rsidP="009C433E">
      <w:pPr>
        <w:rPr>
          <w:b/>
          <w:bCs/>
          <w:noProof/>
          <w:sz w:val="24"/>
          <w:szCs w:val="24"/>
          <w:u w:val="single"/>
        </w:rPr>
      </w:pPr>
      <w:r w:rsidRPr="00EA623B">
        <w:rPr>
          <w:b/>
          <w:bCs/>
          <w:noProof/>
          <w:sz w:val="24"/>
          <w:szCs w:val="24"/>
          <w:u w:val="single"/>
        </w:rPr>
        <w:t>6-11-19</w:t>
      </w:r>
    </w:p>
    <w:p w14:paraId="759F568C" w14:textId="0FBB1A73" w:rsidR="00EA623B" w:rsidRDefault="00EA623B" w:rsidP="00EA623B">
      <w:pPr>
        <w:rPr>
          <w:noProof/>
          <w:sz w:val="24"/>
          <w:szCs w:val="24"/>
        </w:rPr>
      </w:pPr>
    </w:p>
    <w:p w14:paraId="17F25B09" w14:textId="617FC943" w:rsidR="00EA623B" w:rsidRDefault="00EA623B" w:rsidP="00EA62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Running Docker containers in production</w:t>
      </w:r>
    </w:p>
    <w:p w14:paraId="7E58F16B" w14:textId="6AC6FE6C" w:rsidR="00EA623B" w:rsidRDefault="00EA623B" w:rsidP="00EA62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(If we run dcker containers in prod on a single node or single host what are the problems)</w:t>
      </w:r>
    </w:p>
    <w:p w14:paraId="6F1B645A" w14:textId="508D400D" w:rsidR="00EA623B" w:rsidRDefault="00EA623B" w:rsidP="00EA62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(how many hosts we required ? – depends on how many app we need)</w:t>
      </w:r>
    </w:p>
    <w:p w14:paraId="55DF0106" w14:textId="1EA896F5" w:rsidR="00EA623B" w:rsidRPr="00EA623B" w:rsidRDefault="00EA623B" w:rsidP="00EA623B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B3E961" wp14:editId="0C8BB584">
            <wp:extent cx="4197350" cy="195544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1517" cy="196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1096" w14:textId="1723C589" w:rsidR="002D24EB" w:rsidRDefault="002D24EB" w:rsidP="002D24EB">
      <w:pPr>
        <w:ind w:left="360"/>
        <w:rPr>
          <w:noProof/>
          <w:sz w:val="24"/>
          <w:szCs w:val="24"/>
        </w:rPr>
      </w:pPr>
    </w:p>
    <w:p w14:paraId="525DD310" w14:textId="7BEB28A4" w:rsidR="00EA623B" w:rsidRDefault="00EA623B" w:rsidP="002D24EB">
      <w:pPr>
        <w:ind w:left="360"/>
        <w:rPr>
          <w:noProof/>
          <w:sz w:val="24"/>
          <w:szCs w:val="24"/>
        </w:rPr>
      </w:pPr>
      <w:r w:rsidRPr="009517BB">
        <w:rPr>
          <w:b/>
          <w:bCs/>
          <w:noProof/>
          <w:sz w:val="24"/>
          <w:szCs w:val="24"/>
        </w:rPr>
        <w:t>Monol</w:t>
      </w:r>
      <w:r w:rsidR="0048198D" w:rsidRPr="009517BB">
        <w:rPr>
          <w:b/>
          <w:bCs/>
          <w:noProof/>
          <w:sz w:val="24"/>
          <w:szCs w:val="24"/>
        </w:rPr>
        <w:t>i</w:t>
      </w:r>
      <w:r w:rsidRPr="009517BB">
        <w:rPr>
          <w:b/>
          <w:bCs/>
          <w:noProof/>
          <w:sz w:val="24"/>
          <w:szCs w:val="24"/>
        </w:rPr>
        <w:t>thic application</w:t>
      </w:r>
      <w:r>
        <w:rPr>
          <w:noProof/>
          <w:sz w:val="24"/>
          <w:szCs w:val="24"/>
        </w:rPr>
        <w:t xml:space="preserve"> : A big application which is packaged as single binary or 1 sing</w:t>
      </w:r>
      <w:r w:rsidR="009517BB">
        <w:rPr>
          <w:noProof/>
          <w:sz w:val="24"/>
          <w:szCs w:val="24"/>
        </w:rPr>
        <w:t xml:space="preserve">le </w:t>
      </w:r>
      <w:r>
        <w:rPr>
          <w:noProof/>
          <w:sz w:val="24"/>
          <w:szCs w:val="24"/>
        </w:rPr>
        <w:t>war file is called monolthic app.</w:t>
      </w:r>
    </w:p>
    <w:p w14:paraId="7E399EC9" w14:textId="59D81C66" w:rsidR="00EA623B" w:rsidRDefault="00EA623B" w:rsidP="002D24EB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t>Problems with monolithic</w:t>
      </w:r>
      <w:r w:rsidR="0048198D">
        <w:rPr>
          <w:noProof/>
          <w:sz w:val="24"/>
          <w:szCs w:val="24"/>
        </w:rPr>
        <w:t xml:space="preserve"> applications</w:t>
      </w:r>
      <w:r>
        <w:rPr>
          <w:noProof/>
          <w:sz w:val="24"/>
          <w:szCs w:val="24"/>
        </w:rPr>
        <w:t xml:space="preserve"> </w:t>
      </w:r>
      <w:r w:rsidR="0048198D">
        <w:rPr>
          <w:noProof/>
          <w:sz w:val="24"/>
          <w:szCs w:val="24"/>
        </w:rPr>
        <w:t>– to solve them we go for micro services</w:t>
      </w:r>
    </w:p>
    <w:p w14:paraId="52C65F27" w14:textId="23D208D1" w:rsidR="0048198D" w:rsidRDefault="0048198D" w:rsidP="0048198D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Code base is failed, doing changes to big code base take lot of time, and to test and to move to prod , ( bcoz of big code base making changes to app more efforts and time)</w:t>
      </w:r>
    </w:p>
    <w:p w14:paraId="4BA8ED67" w14:textId="29E30EE5" w:rsidR="0048198D" w:rsidRDefault="0048198D" w:rsidP="0048198D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For new comers understanding the system take lot of time.</w:t>
      </w:r>
    </w:p>
    <w:p w14:paraId="06BF2709" w14:textId="57DD07F5" w:rsidR="0048198D" w:rsidRDefault="0048198D" w:rsidP="0048198D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We cant scale only a specific module or functionality.</w:t>
      </w:r>
    </w:p>
    <w:p w14:paraId="55872AD4" w14:textId="0EAFFD94" w:rsidR="0048198D" w:rsidRDefault="0048198D" w:rsidP="0048198D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48198D">
        <w:rPr>
          <w:noProof/>
          <w:sz w:val="24"/>
          <w:szCs w:val="24"/>
        </w:rPr>
        <w:t>We have to always stick to one technology standard</w:t>
      </w:r>
    </w:p>
    <w:p w14:paraId="109FD256" w14:textId="5DCBF366" w:rsidR="00BB0485" w:rsidRDefault="00BB0485" w:rsidP="0048198D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If one app fails our complete app go down.</w:t>
      </w:r>
    </w:p>
    <w:p w14:paraId="1699E109" w14:textId="7B5A3B0B" w:rsidR="0048198D" w:rsidRDefault="0048198D" w:rsidP="0048198D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t>These are the problems with monolithic architecture.</w:t>
      </w:r>
    </w:p>
    <w:p w14:paraId="4F981ABE" w14:textId="1946CDB5" w:rsidR="0048198D" w:rsidRDefault="0048198D" w:rsidP="0048198D">
      <w:pPr>
        <w:ind w:left="360"/>
        <w:rPr>
          <w:noProof/>
          <w:sz w:val="24"/>
          <w:szCs w:val="24"/>
        </w:rPr>
      </w:pPr>
    </w:p>
    <w:p w14:paraId="4C4E54B2" w14:textId="007125CA" w:rsidR="0048198D" w:rsidRPr="009517BB" w:rsidRDefault="0048198D" w:rsidP="0048198D">
      <w:pPr>
        <w:ind w:left="360"/>
        <w:rPr>
          <w:b/>
          <w:bCs/>
          <w:noProof/>
          <w:sz w:val="24"/>
          <w:szCs w:val="24"/>
        </w:rPr>
      </w:pPr>
      <w:r w:rsidRPr="009517BB">
        <w:rPr>
          <w:b/>
          <w:bCs/>
          <w:noProof/>
          <w:sz w:val="24"/>
          <w:szCs w:val="24"/>
        </w:rPr>
        <w:t>Micro service architecture:</w:t>
      </w:r>
    </w:p>
    <w:p w14:paraId="0FC36870" w14:textId="16CE6830" w:rsidR="0048198D" w:rsidRDefault="0048198D" w:rsidP="009517BB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9517BB">
        <w:rPr>
          <w:noProof/>
          <w:sz w:val="24"/>
          <w:szCs w:val="24"/>
        </w:rPr>
        <w:t xml:space="preserve">Dividing the monolithic application in to smaller application ( </w:t>
      </w:r>
      <w:r w:rsidR="00BB0485" w:rsidRPr="009517BB">
        <w:rPr>
          <w:noProof/>
          <w:sz w:val="24"/>
          <w:szCs w:val="24"/>
        </w:rPr>
        <w:t>smaller app called micro service</w:t>
      </w:r>
    </w:p>
    <w:p w14:paraId="077FB755" w14:textId="6CEAB166" w:rsidR="009517BB" w:rsidRDefault="009517BB" w:rsidP="009517BB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Every micro services should be small enough such that it can be managed by two developpers its also called two pizza team.</w:t>
      </w:r>
    </w:p>
    <w:p w14:paraId="618F1B41" w14:textId="3AAA7DCB" w:rsidR="009517BB" w:rsidRDefault="009517BB" w:rsidP="009517BB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Increases productivity [ (i.e developpers does not need to focous on complete app they need to focous on their micro service)Lets say amazon has 150 micro services and 300 developpers are required there , we will only care about my micro service ]</w:t>
      </w:r>
    </w:p>
    <w:p w14:paraId="39A89E8D" w14:textId="52146AC4" w:rsidR="009517BB" w:rsidRDefault="009517BB" w:rsidP="009517BB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Provides cost efective scaling.(i.e we can scale a specific micro service rather scaling </w:t>
      </w:r>
      <w:r w:rsidR="007605CA">
        <w:rPr>
          <w:noProof/>
          <w:sz w:val="24"/>
          <w:szCs w:val="24"/>
        </w:rPr>
        <w:t>complete monolithic application)</w:t>
      </w:r>
    </w:p>
    <w:p w14:paraId="004A1F7B" w14:textId="4957E252" w:rsidR="009517BB" w:rsidRDefault="007605CA" w:rsidP="009517BB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Every micro service must have it own data base.</w:t>
      </w:r>
    </w:p>
    <w:p w14:paraId="4B924D4A" w14:textId="34DA3705" w:rsidR="007605CA" w:rsidRDefault="007605CA" w:rsidP="00931099">
      <w:pPr>
        <w:pStyle w:val="ListParagraph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A20F27" wp14:editId="04EF6ED4">
            <wp:extent cx="3130550" cy="251075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8302" cy="25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327D9C39" w14:textId="493A2F74" w:rsidR="007A49A3" w:rsidRPr="007A49A3" w:rsidRDefault="007A49A3" w:rsidP="007A49A3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83B4FBA" wp14:editId="497776F9">
            <wp:extent cx="4870450" cy="2871763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1359" cy="28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A84D" w14:textId="245A6AE3" w:rsidR="007A49A3" w:rsidRDefault="007A49A3" w:rsidP="007A49A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In git every micro service will have git repository</w:t>
      </w:r>
    </w:p>
    <w:p w14:paraId="3BC35EE1" w14:textId="6CFBBBAF" w:rsidR="007A49A3" w:rsidRDefault="007A49A3" w:rsidP="007A49A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Every micro service has CI CD process</w:t>
      </w:r>
    </w:p>
    <w:p w14:paraId="6EF3EA74" w14:textId="244DD333" w:rsidR="007A49A3" w:rsidRDefault="007A49A3" w:rsidP="007A49A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Micro services will talk to each other using restfull API’s</w:t>
      </w:r>
    </w:p>
    <w:p w14:paraId="58AC03CC" w14:textId="071C1650" w:rsidR="007A49A3" w:rsidRDefault="007A49A3" w:rsidP="007A49A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We can do deployements of any microservices independently.</w:t>
      </w:r>
    </w:p>
    <w:p w14:paraId="5B90A519" w14:textId="06208638" w:rsidR="007A49A3" w:rsidRDefault="007A49A3" w:rsidP="007A49A3">
      <w:pPr>
        <w:rPr>
          <w:b/>
          <w:bCs/>
          <w:noProof/>
          <w:sz w:val="24"/>
          <w:szCs w:val="24"/>
        </w:rPr>
      </w:pPr>
      <w:r w:rsidRPr="00533943">
        <w:rPr>
          <w:b/>
          <w:bCs/>
          <w:noProof/>
          <w:sz w:val="24"/>
          <w:szCs w:val="24"/>
        </w:rPr>
        <w:t>Disadvantages :</w:t>
      </w:r>
    </w:p>
    <w:p w14:paraId="28C9B6E9" w14:textId="78D7CC3A" w:rsidR="00533943" w:rsidRPr="00533943" w:rsidRDefault="00533943" w:rsidP="007A49A3">
      <w:pPr>
        <w:rPr>
          <w:noProof/>
          <w:sz w:val="24"/>
          <w:szCs w:val="24"/>
        </w:rPr>
      </w:pPr>
      <w:r w:rsidRPr="00533943">
        <w:rPr>
          <w:noProof/>
          <w:sz w:val="24"/>
          <w:szCs w:val="24"/>
        </w:rPr>
        <w:t xml:space="preserve">We need to deploy more micro serices </w:t>
      </w:r>
    </w:p>
    <w:p w14:paraId="09C2B2C0" w14:textId="5D019DE5" w:rsidR="00533943" w:rsidRDefault="00533943" w:rsidP="007A49A3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IQ) Differet deployment techniques ( how you do zero down time deployments)</w:t>
      </w:r>
    </w:p>
    <w:p w14:paraId="07B47028" w14:textId="3B841DA3" w:rsidR="00533943" w:rsidRDefault="00533943" w:rsidP="00533943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Rolling updates</w:t>
      </w:r>
      <w:r w:rsidR="00FC3339">
        <w:rPr>
          <w:b/>
          <w:bCs/>
          <w:noProof/>
          <w:sz w:val="24"/>
          <w:szCs w:val="24"/>
        </w:rPr>
        <w:t>:</w:t>
      </w:r>
    </w:p>
    <w:p w14:paraId="5AE82B9A" w14:textId="1F6BEB4B" w:rsidR="00533943" w:rsidRDefault="00533943" w:rsidP="00533943">
      <w:pPr>
        <w:pStyle w:val="ListParagraph"/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Ex : </w:t>
      </w:r>
      <w:r>
        <w:rPr>
          <w:noProof/>
          <w:sz w:val="24"/>
          <w:szCs w:val="24"/>
        </w:rPr>
        <w:t xml:space="preserve"> we have a micro service with 30 replicas we want to deploy a new version instead of replacing all 30 in one shot  ( causes down time) replace them in batch wise i.e replace 30 % at a time. Repeat this until all old containers are replaced with new containers.</w:t>
      </w:r>
    </w:p>
    <w:p w14:paraId="0A2E69A7" w14:textId="5671CBA2" w:rsidR="00533943" w:rsidRDefault="00FC3339" w:rsidP="00FC3339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Blue green deployements:</w:t>
      </w:r>
    </w:p>
    <w:p w14:paraId="669DE263" w14:textId="20897B8D" w:rsidR="00FC3339" w:rsidRPr="00A24175" w:rsidRDefault="00A24175" w:rsidP="00FC3339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Make an replica of that micro service and use that , if we have any isues we can rollback to previous micro service.</w:t>
      </w:r>
      <w:r w:rsidR="00E30AD9">
        <w:rPr>
          <w:noProof/>
          <w:sz w:val="24"/>
          <w:szCs w:val="24"/>
        </w:rPr>
        <w:t xml:space="preserve"> Once it is good we can delete old one.</w:t>
      </w:r>
    </w:p>
    <w:p w14:paraId="711E1B2F" w14:textId="1846B289" w:rsidR="00A24175" w:rsidRPr="00A24175" w:rsidRDefault="00A24175" w:rsidP="00FC3339">
      <w:pPr>
        <w:pStyle w:val="ListParagraph"/>
        <w:rPr>
          <w:noProof/>
          <w:sz w:val="24"/>
          <w:szCs w:val="24"/>
        </w:rPr>
      </w:pPr>
    </w:p>
    <w:p w14:paraId="57923C81" w14:textId="3B74D7D9" w:rsidR="00FC3339" w:rsidRDefault="00A24175" w:rsidP="00E30AD9">
      <w:pPr>
        <w:rPr>
          <w:b/>
          <w:bCs/>
          <w:noProof/>
          <w:sz w:val="24"/>
          <w:szCs w:val="24"/>
        </w:rPr>
      </w:pPr>
      <w:r w:rsidRPr="00E30AD9">
        <w:rPr>
          <w:b/>
          <w:bCs/>
          <w:noProof/>
          <w:sz w:val="24"/>
          <w:szCs w:val="24"/>
        </w:rPr>
        <w:t>Deploying containers in production</w:t>
      </w:r>
    </w:p>
    <w:p w14:paraId="0C89825E" w14:textId="18C1D1E0" w:rsidR="00E30AD9" w:rsidRPr="00E30AD9" w:rsidRDefault="00E30AD9" w:rsidP="00E30AD9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E30AD9">
        <w:rPr>
          <w:noProof/>
          <w:sz w:val="24"/>
          <w:szCs w:val="24"/>
        </w:rPr>
        <w:t>Lot of activities comes in to picture if we manage everything on our own</w:t>
      </w:r>
    </w:p>
    <w:p w14:paraId="29D3B412" w14:textId="582C4EA5" w:rsidR="00E30AD9" w:rsidRDefault="00E30AD9" w:rsidP="00E30AD9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E30AD9">
        <w:rPr>
          <w:noProof/>
          <w:sz w:val="24"/>
          <w:szCs w:val="24"/>
        </w:rPr>
        <w:t>So we have to depe</w:t>
      </w:r>
      <w:r w:rsidR="00641D91">
        <w:rPr>
          <w:noProof/>
          <w:sz w:val="24"/>
          <w:szCs w:val="24"/>
        </w:rPr>
        <w:t>n</w:t>
      </w:r>
      <w:r w:rsidRPr="00E30AD9">
        <w:rPr>
          <w:noProof/>
          <w:sz w:val="24"/>
          <w:szCs w:val="24"/>
        </w:rPr>
        <w:t>d on third party docker archestration frame work.</w:t>
      </w:r>
    </w:p>
    <w:p w14:paraId="36D1EBE1" w14:textId="7EA21960" w:rsidR="00E54024" w:rsidRDefault="00E54024" w:rsidP="00E30AD9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To run containers in prod we have to choose one of the following container archestration tools</w:t>
      </w:r>
    </w:p>
    <w:p w14:paraId="2BB48677" w14:textId="1C7AB762" w:rsidR="00E54024" w:rsidRDefault="00E54024" w:rsidP="00E54024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Kubernates -it’s a google framme work.</w:t>
      </w:r>
    </w:p>
    <w:p w14:paraId="510498F3" w14:textId="0D241E00" w:rsidR="00E54024" w:rsidRDefault="00E54024" w:rsidP="00E54024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Docker swam -it is a docker native frame work</w:t>
      </w:r>
    </w:p>
    <w:p w14:paraId="68E57410" w14:textId="379B6294" w:rsidR="00E54024" w:rsidRDefault="00E54024" w:rsidP="00E54024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Mesos – it’s a frame work from apache</w:t>
      </w:r>
    </w:p>
    <w:p w14:paraId="5F21A08E" w14:textId="3D9F9043" w:rsidR="00E54024" w:rsidRDefault="00E54024" w:rsidP="00E54024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Cloud – Amazon ECS( elastic container service)</w:t>
      </w:r>
    </w:p>
    <w:p w14:paraId="7CFEBA9B" w14:textId="54B62FE6" w:rsidR="00E54024" w:rsidRDefault="00E54024" w:rsidP="00E54024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V) </w:t>
      </w:r>
      <w:r w:rsidR="00254389"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>amazon EKS (amazon kubernative services)</w:t>
      </w:r>
    </w:p>
    <w:p w14:paraId="6420BEA2" w14:textId="6C585B8D" w:rsidR="007A49A3" w:rsidRDefault="00E54024" w:rsidP="00E54024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VI) </w:t>
      </w:r>
      <w:r w:rsidR="00254389"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>Azure AKS (azure kubernative services)</w:t>
      </w:r>
    </w:p>
    <w:p w14:paraId="082E29DD" w14:textId="176E3BA0" w:rsidR="00E54024" w:rsidRDefault="00E54024" w:rsidP="00E54024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Vii)</w:t>
      </w:r>
      <w:r w:rsidR="00254389"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>GKS (google kubernative services)</w:t>
      </w:r>
    </w:p>
    <w:p w14:paraId="5A985411" w14:textId="7AF233C0" w:rsidR="00E54024" w:rsidRDefault="00E54024" w:rsidP="00E54024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viii)</w:t>
      </w:r>
      <w:r w:rsidR="00254389"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 xml:space="preserve"> Rancher labs</w:t>
      </w:r>
    </w:p>
    <w:p w14:paraId="3047F84D" w14:textId="38B849A8" w:rsidR="00E54024" w:rsidRPr="007A49A3" w:rsidRDefault="00E54024" w:rsidP="00E54024">
      <w:pPr>
        <w:pStyle w:val="ListParagraph"/>
        <w:pBdr>
          <w:bottom w:val="single" w:sz="6" w:space="1" w:color="auto"/>
        </w:pBd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IX) </w:t>
      </w:r>
      <w:r w:rsidR="00254389"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>open shift</w:t>
      </w:r>
    </w:p>
    <w:p w14:paraId="28E906DA" w14:textId="572F25FC" w:rsidR="00254389" w:rsidRDefault="00254389" w:rsidP="00254389">
      <w:pPr>
        <w:rPr>
          <w:noProof/>
          <w:sz w:val="24"/>
          <w:szCs w:val="24"/>
          <w:u w:val="single"/>
        </w:rPr>
      </w:pPr>
      <w:r w:rsidRPr="00254389">
        <w:rPr>
          <w:noProof/>
          <w:sz w:val="24"/>
          <w:szCs w:val="24"/>
          <w:u w:val="single"/>
        </w:rPr>
        <w:t>0</w:t>
      </w:r>
      <w:r>
        <w:rPr>
          <w:noProof/>
          <w:sz w:val="24"/>
          <w:szCs w:val="24"/>
          <w:u w:val="single"/>
        </w:rPr>
        <w:t>7</w:t>
      </w:r>
      <w:r w:rsidRPr="00254389">
        <w:rPr>
          <w:noProof/>
          <w:sz w:val="24"/>
          <w:szCs w:val="24"/>
          <w:u w:val="single"/>
        </w:rPr>
        <w:t>-11-19</w:t>
      </w:r>
      <w:r>
        <w:rPr>
          <w:noProof/>
          <w:sz w:val="24"/>
          <w:szCs w:val="24"/>
          <w:u w:val="single"/>
        </w:rPr>
        <w:t xml:space="preserve"> (thu)</w:t>
      </w:r>
    </w:p>
    <w:p w14:paraId="647328EF" w14:textId="3EB89EBE" w:rsidR="00254389" w:rsidRDefault="00254389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---------------- Holiday--------</w:t>
      </w:r>
    </w:p>
    <w:p w14:paraId="746C229A" w14:textId="7113A1BC" w:rsidR="00254389" w:rsidRDefault="00254389" w:rsidP="007605CA">
      <w:pPr>
        <w:rPr>
          <w:noProof/>
          <w:sz w:val="24"/>
          <w:szCs w:val="24"/>
          <w:u w:val="single"/>
        </w:rPr>
      </w:pPr>
      <w:r w:rsidRPr="00254389">
        <w:rPr>
          <w:noProof/>
          <w:sz w:val="24"/>
          <w:szCs w:val="24"/>
          <w:u w:val="single"/>
        </w:rPr>
        <w:t>08-11-19</w:t>
      </w:r>
      <w:r>
        <w:rPr>
          <w:noProof/>
          <w:sz w:val="24"/>
          <w:szCs w:val="24"/>
          <w:u w:val="single"/>
        </w:rPr>
        <w:t xml:space="preserve"> (fri)</w:t>
      </w:r>
      <w:r w:rsidR="00E70F63">
        <w:rPr>
          <w:noProof/>
          <w:sz w:val="24"/>
          <w:szCs w:val="24"/>
          <w:u w:val="single"/>
        </w:rPr>
        <w:t xml:space="preserve"> :</w:t>
      </w:r>
    </w:p>
    <w:p w14:paraId="121F7D60" w14:textId="5D197862" w:rsidR="00E70F63" w:rsidRPr="00E70F63" w:rsidRDefault="00E70F63" w:rsidP="007605CA">
      <w:pPr>
        <w:rPr>
          <w:b/>
          <w:bCs/>
          <w:noProof/>
          <w:sz w:val="24"/>
          <w:szCs w:val="24"/>
        </w:rPr>
      </w:pPr>
      <w:r w:rsidRPr="00E70F63">
        <w:rPr>
          <w:b/>
          <w:bCs/>
          <w:noProof/>
          <w:sz w:val="24"/>
          <w:szCs w:val="24"/>
        </w:rPr>
        <w:t>Setting up kubernates cluster:</w:t>
      </w:r>
    </w:p>
    <w:p w14:paraId="352C1D65" w14:textId="4CD6C946" w:rsidR="00E70F63" w:rsidRDefault="00E70F63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There are several ways to setup kubernates cluster </w:t>
      </w:r>
    </w:p>
    <w:p w14:paraId="66F46F60" w14:textId="645D49A1" w:rsidR="00E70F63" w:rsidRDefault="00E70F63" w:rsidP="00E70F63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We can run kubernates anywhere i.e – on our own physical servers </w:t>
      </w:r>
    </w:p>
    <w:p w14:paraId="69DE9B6C" w14:textId="450CA23A" w:rsidR="00E70F63" w:rsidRDefault="00E70F63" w:rsidP="00E70F63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Virtual machines</w:t>
      </w:r>
    </w:p>
    <w:p w14:paraId="10B873D3" w14:textId="79C74182" w:rsidR="00E70F63" w:rsidRDefault="00E70F63" w:rsidP="00E70F63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Even on a cloud</w:t>
      </w:r>
    </w:p>
    <w:p w14:paraId="6C291C66" w14:textId="0B84EB92" w:rsidR="00E70F63" w:rsidRDefault="00E70F63" w:rsidP="00E70F63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We could use kubeabm to setup kubernates cluster</w:t>
      </w:r>
    </w:p>
    <w:p w14:paraId="054E074D" w14:textId="542086E1" w:rsidR="00E70F63" w:rsidRDefault="00E70F63" w:rsidP="00E70F63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Kubespray</w:t>
      </w:r>
    </w:p>
    <w:p w14:paraId="5BDF6D30" w14:textId="048B0D15" w:rsidR="00E70F63" w:rsidRDefault="00E70F63" w:rsidP="00E70F63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We could use </w:t>
      </w:r>
      <w:r w:rsidRPr="00E70F63">
        <w:rPr>
          <w:b/>
          <w:bCs/>
          <w:noProof/>
          <w:sz w:val="24"/>
          <w:szCs w:val="24"/>
        </w:rPr>
        <w:t>kops</w:t>
      </w:r>
      <w:r>
        <w:rPr>
          <w:noProof/>
          <w:sz w:val="24"/>
          <w:szCs w:val="24"/>
        </w:rPr>
        <w:t xml:space="preserve"> to setup kubernetes cluster on AWS</w:t>
      </w:r>
    </w:p>
    <w:p w14:paraId="6581A463" w14:textId="417DCFC7" w:rsidR="001C6E20" w:rsidRDefault="001C6E20" w:rsidP="001C6E20">
      <w:pPr>
        <w:rPr>
          <w:b/>
          <w:bCs/>
          <w:noProof/>
          <w:sz w:val="24"/>
          <w:szCs w:val="24"/>
        </w:rPr>
      </w:pPr>
      <w:r w:rsidRPr="001C6E20">
        <w:rPr>
          <w:b/>
          <w:bCs/>
          <w:noProof/>
          <w:sz w:val="24"/>
          <w:szCs w:val="24"/>
        </w:rPr>
        <w:t>Setting up cluster using Kops:</w:t>
      </w:r>
    </w:p>
    <w:p w14:paraId="1298E3EE" w14:textId="59801BEC" w:rsidR="001C6E20" w:rsidRDefault="001C6E20" w:rsidP="001C6E20">
      <w:r>
        <w:rPr>
          <w:noProof/>
          <w:sz w:val="24"/>
          <w:szCs w:val="24"/>
        </w:rPr>
        <w:t>Refer to github repository (</w:t>
      </w:r>
      <w:hyperlink r:id="rId23" w:history="1">
        <w:r>
          <w:rPr>
            <w:rStyle w:val="Hyperlink"/>
          </w:rPr>
          <w:t>https://github.com/javahometech/kubernetes</w:t>
        </w:r>
      </w:hyperlink>
      <w:r>
        <w:t>)</w:t>
      </w:r>
    </w:p>
    <w:p w14:paraId="22BC0F0B" w14:textId="6630397F" w:rsidR="001C6E20" w:rsidRDefault="001C6E20" w:rsidP="001C6E20">
      <w:proofErr w:type="spellStart"/>
      <w:proofErr w:type="gramStart"/>
      <w:r>
        <w:t>Etcd</w:t>
      </w:r>
      <w:proofErr w:type="spellEnd"/>
      <w:r>
        <w:t xml:space="preserve"> :</w:t>
      </w:r>
      <w:proofErr w:type="gramEnd"/>
      <w:r>
        <w:t xml:space="preserve"> it is distributed key value store </w:t>
      </w:r>
    </w:p>
    <w:p w14:paraId="631AAF67" w14:textId="1CA6EC5D" w:rsidR="00A93D5A" w:rsidRDefault="00A93D5A" w:rsidP="001C6E20">
      <w:r>
        <w:t xml:space="preserve">There is a special networking </w:t>
      </w:r>
    </w:p>
    <w:p w14:paraId="4AC65A04" w14:textId="67115FB6" w:rsidR="00A93D5A" w:rsidRPr="001C6E20" w:rsidRDefault="00A93D5A" w:rsidP="001C6E20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91B71D" wp14:editId="1BE6717A">
            <wp:extent cx="4654550" cy="2714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0005" cy="27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8C07" w14:textId="77777777" w:rsidR="00E70F63" w:rsidRDefault="00E70F63" w:rsidP="007605CA">
      <w:pPr>
        <w:rPr>
          <w:noProof/>
          <w:sz w:val="24"/>
          <w:szCs w:val="24"/>
        </w:rPr>
      </w:pPr>
    </w:p>
    <w:p w14:paraId="183F6925" w14:textId="1EC67721" w:rsidR="00E70F63" w:rsidRDefault="00E70F63" w:rsidP="007605CA">
      <w:pPr>
        <w:rPr>
          <w:noProof/>
          <w:sz w:val="24"/>
          <w:szCs w:val="24"/>
        </w:rPr>
      </w:pPr>
      <w:r w:rsidRPr="00E70F63">
        <w:rPr>
          <w:noProof/>
          <w:sz w:val="24"/>
          <w:szCs w:val="24"/>
        </w:rPr>
        <w:t xml:space="preserve"> </w:t>
      </w:r>
      <w:r w:rsidR="00A93D5A">
        <w:rPr>
          <w:noProof/>
          <w:sz w:val="24"/>
          <w:szCs w:val="24"/>
        </w:rPr>
        <w:t>Networking : Kubernetes has its own framework which allows pods ( containers) to communicate each other from any host.</w:t>
      </w:r>
    </w:p>
    <w:p w14:paraId="3ED4ED17" w14:textId="47661C97" w:rsidR="00A93D5A" w:rsidRDefault="00A93D5A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Scheduling : it means finding nodes to run a container. When you deploy pods into kubernates , kubernates has to find the appropriate nodes to create read replicas.this logic is built-in.</w:t>
      </w:r>
    </w:p>
    <w:p w14:paraId="3363B7C7" w14:textId="31BBF33B" w:rsidR="00A93D5A" w:rsidRDefault="00A93D5A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Step 1 :</w:t>
      </w:r>
    </w:p>
    <w:p w14:paraId="126ED941" w14:textId="56BE86FB" w:rsidR="00A93D5A" w:rsidRDefault="00A93D5A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Launch Ec2 instance </w:t>
      </w:r>
    </w:p>
    <w:p w14:paraId="664D33EE" w14:textId="4A7C0281" w:rsidR="003A2A9C" w:rsidRDefault="000A76BF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</w:t>
      </w:r>
      <w:r w:rsidR="00DF09FC">
        <w:rPr>
          <w:noProof/>
          <w:sz w:val="24"/>
          <w:szCs w:val="24"/>
        </w:rPr>
        <w:t>tep 2:</w:t>
      </w:r>
    </w:p>
    <w:p w14:paraId="4993D011" w14:textId="07ADFFE3" w:rsidR="00DF09FC" w:rsidRDefault="00DF09FC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Crate IAM role</w:t>
      </w:r>
    </w:p>
    <w:p w14:paraId="393E5745" w14:textId="4CD31120" w:rsidR="00DF09FC" w:rsidRDefault="00DF09FC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Step3 :</w:t>
      </w:r>
    </w:p>
    <w:p w14:paraId="5844CE6B" w14:textId="0AB7D1CE" w:rsidR="00DF09FC" w:rsidRDefault="00DF09FC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Install Kops on EC2</w:t>
      </w:r>
    </w:p>
    <w:p w14:paraId="48F8708D" w14:textId="3A8C3D1E" w:rsidR="00DF09FC" w:rsidRDefault="00DF09FC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Step4 :</w:t>
      </w:r>
    </w:p>
    <w:p w14:paraId="12AE224B" w14:textId="5B5409B1" w:rsidR="00DF09FC" w:rsidRDefault="00DF09FC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Kops is used to build our cluster , then we need kubectl to interact with Cluster</w:t>
      </w:r>
    </w:p>
    <w:p w14:paraId="18252EB1" w14:textId="1C8EADA2" w:rsidR="00DF09FC" w:rsidRDefault="00DF09FC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Step5:</w:t>
      </w:r>
    </w:p>
    <w:p w14:paraId="28A7D8A6" w14:textId="41C97F39" w:rsidR="00DF09FC" w:rsidRDefault="00DF09FC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Create s3 bucket in AWS</w:t>
      </w:r>
    </w:p>
    <w:p w14:paraId="6A228E23" w14:textId="343D5FCD" w:rsidR="00DF09FC" w:rsidRDefault="00DF09FC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Step6 :</w:t>
      </w:r>
    </w:p>
    <w:p w14:paraId="31910295" w14:textId="151AF438" w:rsidR="00DF09FC" w:rsidRDefault="00DF09FC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Create private hosted zone in Aws route53</w:t>
      </w:r>
    </w:p>
    <w:p w14:paraId="4617CC87" w14:textId="25F37642" w:rsidR="00DF09FC" w:rsidRDefault="00EF3FA1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Step 7 : create ssh key pair </w:t>
      </w:r>
    </w:p>
    <w:p w14:paraId="080C8497" w14:textId="7824D334" w:rsidR="00EF3FA1" w:rsidRDefault="00EF3FA1" w:rsidP="007605CA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5BE659" wp14:editId="14A0CEA9">
            <wp:extent cx="4181475" cy="2495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595E" w14:textId="7A3ACFAA" w:rsidR="00EF3FA1" w:rsidRDefault="00EF3FA1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From ec2 we want to ssh in to cluster.</w:t>
      </w:r>
    </w:p>
    <w:p w14:paraId="3D3D9C7A" w14:textId="22A83E14" w:rsidR="00EF3FA1" w:rsidRDefault="00EF3FA1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Step 9:</w:t>
      </w:r>
    </w:p>
    <w:p w14:paraId="2B623A9E" w14:textId="52760E4D" w:rsidR="00EF3FA1" w:rsidRDefault="00EF3FA1" w:rsidP="007605CA">
      <w:pPr>
        <w:rPr>
          <w:b/>
          <w:bCs/>
          <w:noProof/>
          <w:sz w:val="24"/>
          <w:szCs w:val="24"/>
        </w:rPr>
      </w:pPr>
      <w:r w:rsidRPr="00EF3FA1">
        <w:rPr>
          <w:b/>
          <w:bCs/>
          <w:noProof/>
          <w:sz w:val="24"/>
          <w:szCs w:val="24"/>
        </w:rPr>
        <w:t>Create kubernetes cluster definition :</w:t>
      </w:r>
    </w:p>
    <w:p w14:paraId="160F7984" w14:textId="73CF902F" w:rsidR="007023E2" w:rsidRDefault="007023E2" w:rsidP="007605CA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Here is the Git hub documents refer to this from beginning step</w:t>
      </w:r>
    </w:p>
    <w:p w14:paraId="2E96651E" w14:textId="04127685" w:rsidR="007023E2" w:rsidRPr="007023E2" w:rsidRDefault="007023E2" w:rsidP="007023E2">
      <w:pPr>
        <w:pStyle w:val="Heading1"/>
        <w:pBdr>
          <w:bottom w:val="single" w:sz="6" w:space="4" w:color="EAECEF"/>
        </w:pBdr>
        <w:shd w:val="clear" w:color="auto" w:fill="FFFFFF"/>
        <w:spacing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[</w:t>
      </w:r>
      <w:r w:rsidRPr="007023E2">
        <w:rPr>
          <w:rFonts w:ascii="Segoe UI" w:hAnsi="Segoe UI" w:cs="Segoe UI"/>
          <w:color w:val="24292E"/>
        </w:rPr>
        <w:t>Kubernetes on AWS using Kops</w:t>
      </w:r>
    </w:p>
    <w:p w14:paraId="5AB20A8F" w14:textId="77777777" w:rsidR="007023E2" w:rsidRPr="007023E2" w:rsidRDefault="007023E2" w:rsidP="007023E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 w:rsidRPr="007023E2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1. Launch Linux EC2 instance in AWS</w:t>
      </w:r>
    </w:p>
    <w:p w14:paraId="7B4C07E8" w14:textId="77777777" w:rsidR="007023E2" w:rsidRPr="007023E2" w:rsidRDefault="007023E2" w:rsidP="007023E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 w:rsidRPr="007023E2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2. Create and attach IAM role to EC2 Instance.</w:t>
      </w:r>
    </w:p>
    <w:p w14:paraId="2ED84811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Kops need permissions to access</w:t>
      </w:r>
    </w:p>
    <w:p w14:paraId="3A518686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ab/>
        <w:t>S3</w:t>
      </w:r>
    </w:p>
    <w:p w14:paraId="64A28E0E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ab/>
        <w:t>EC2</w:t>
      </w:r>
    </w:p>
    <w:p w14:paraId="4B30A4F3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ab/>
        <w:t>VPC</w:t>
      </w:r>
    </w:p>
    <w:p w14:paraId="2434CD67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ab/>
        <w:t>Route53</w:t>
      </w:r>
    </w:p>
    <w:p w14:paraId="18B8BB11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ab/>
        <w:t>Autoscaling</w:t>
      </w:r>
    </w:p>
    <w:p w14:paraId="01ED3C11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ab/>
      </w:r>
      <w:proofErr w:type="gramStart"/>
      <w:r w:rsidRPr="007023E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etc..</w:t>
      </w:r>
      <w:proofErr w:type="gramEnd"/>
    </w:p>
    <w:p w14:paraId="05261732" w14:textId="77777777" w:rsidR="007023E2" w:rsidRPr="007023E2" w:rsidRDefault="007023E2" w:rsidP="007023E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 w:rsidRPr="007023E2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3. Install Kops on EC2</w:t>
      </w:r>
    </w:p>
    <w:p w14:paraId="2154836E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curl -LO https://github.com/kubernetes/kops/releases/download/</w:t>
      </w:r>
      <w:r w:rsidRPr="007023E2">
        <w:rPr>
          <w:rFonts w:ascii="Consolas" w:eastAsia="Times New Roman" w:hAnsi="Consolas" w:cs="Courier New"/>
          <w:color w:val="032F62"/>
          <w:sz w:val="20"/>
          <w:szCs w:val="20"/>
          <w:lang w:eastAsia="en-IN"/>
        </w:rPr>
        <w:t xml:space="preserve">$(curl -s https://api.github.com/repos/kubernetes/kops/releases/latest </w:t>
      </w:r>
      <w:r w:rsidRPr="007023E2">
        <w:rPr>
          <w:rFonts w:ascii="Consolas" w:eastAsia="Times New Roman" w:hAnsi="Consolas" w:cs="Courier New"/>
          <w:color w:val="D73A49"/>
          <w:sz w:val="20"/>
          <w:szCs w:val="20"/>
          <w:lang w:eastAsia="en-IN"/>
        </w:rPr>
        <w:t>|</w:t>
      </w:r>
      <w:r w:rsidRPr="007023E2">
        <w:rPr>
          <w:rFonts w:ascii="Consolas" w:eastAsia="Times New Roman" w:hAnsi="Consolas" w:cs="Courier New"/>
          <w:color w:val="032F62"/>
          <w:sz w:val="20"/>
          <w:szCs w:val="20"/>
          <w:lang w:eastAsia="en-IN"/>
        </w:rPr>
        <w:t xml:space="preserve"> grep </w:t>
      </w:r>
      <w:proofErr w:type="spellStart"/>
      <w:r w:rsidRPr="007023E2">
        <w:rPr>
          <w:rFonts w:ascii="Consolas" w:eastAsia="Times New Roman" w:hAnsi="Consolas" w:cs="Courier New"/>
          <w:color w:val="032F62"/>
          <w:sz w:val="20"/>
          <w:szCs w:val="20"/>
          <w:lang w:eastAsia="en-IN"/>
        </w:rPr>
        <w:t>tag_name</w:t>
      </w:r>
      <w:proofErr w:type="spellEnd"/>
      <w:r w:rsidRPr="007023E2">
        <w:rPr>
          <w:rFonts w:ascii="Consolas" w:eastAsia="Times New Roman" w:hAnsi="Consolas" w:cs="Courier New"/>
          <w:color w:val="032F62"/>
          <w:sz w:val="20"/>
          <w:szCs w:val="20"/>
          <w:lang w:eastAsia="en-IN"/>
        </w:rPr>
        <w:t xml:space="preserve"> </w:t>
      </w:r>
      <w:r w:rsidRPr="007023E2">
        <w:rPr>
          <w:rFonts w:ascii="Consolas" w:eastAsia="Times New Roman" w:hAnsi="Consolas" w:cs="Courier New"/>
          <w:color w:val="D73A49"/>
          <w:sz w:val="20"/>
          <w:szCs w:val="20"/>
          <w:lang w:eastAsia="en-IN"/>
        </w:rPr>
        <w:t>|</w:t>
      </w:r>
      <w:r w:rsidRPr="007023E2">
        <w:rPr>
          <w:rFonts w:ascii="Consolas" w:eastAsia="Times New Roman" w:hAnsi="Consolas" w:cs="Courier New"/>
          <w:color w:val="032F62"/>
          <w:sz w:val="20"/>
          <w:szCs w:val="20"/>
          <w:lang w:eastAsia="en-IN"/>
        </w:rPr>
        <w:t xml:space="preserve"> cut -d '"' -f 4)</w:t>
      </w: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/kops-linux-amd64</w:t>
      </w:r>
    </w:p>
    <w:p w14:paraId="4242C827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proofErr w:type="spellStart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chmod</w:t>
      </w:r>
      <w:proofErr w:type="spellEnd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 xml:space="preserve"> +x kops-linux-amd64</w:t>
      </w:r>
    </w:p>
    <w:p w14:paraId="1705496A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proofErr w:type="spellStart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sudo</w:t>
      </w:r>
      <w:proofErr w:type="spellEnd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 xml:space="preserve"> mv kops-linux-amd64 /</w:t>
      </w:r>
      <w:proofErr w:type="spellStart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usr</w:t>
      </w:r>
      <w:proofErr w:type="spellEnd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/local/bin/kops</w:t>
      </w:r>
    </w:p>
    <w:p w14:paraId="40DE1D02" w14:textId="77777777" w:rsidR="007023E2" w:rsidRPr="007023E2" w:rsidRDefault="007023E2" w:rsidP="007023E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 w:rsidRPr="007023E2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 xml:space="preserve">4. Install </w:t>
      </w:r>
      <w:proofErr w:type="spellStart"/>
      <w:r w:rsidRPr="007023E2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kubectl</w:t>
      </w:r>
      <w:proofErr w:type="spellEnd"/>
    </w:p>
    <w:p w14:paraId="240BA3BB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lastRenderedPageBreak/>
        <w:t>curl -LO https://storage.googleapis.com/kubernetes-release/release/</w:t>
      </w:r>
      <w:r w:rsidRPr="007023E2">
        <w:rPr>
          <w:rFonts w:ascii="Consolas" w:eastAsia="Times New Roman" w:hAnsi="Consolas" w:cs="Courier New"/>
          <w:color w:val="032F62"/>
          <w:sz w:val="20"/>
          <w:szCs w:val="20"/>
          <w:lang w:eastAsia="en-IN"/>
        </w:rPr>
        <w:t>$(curl -s https://storage.googleapis.com/kubernetes-release/release/stable.txt)</w:t>
      </w: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/bin/linux/amd64/kubectl</w:t>
      </w:r>
    </w:p>
    <w:p w14:paraId="6D94F3C7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proofErr w:type="spellStart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chmod</w:t>
      </w:r>
      <w:proofErr w:type="spellEnd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 xml:space="preserve"> +</w:t>
      </w:r>
      <w:proofErr w:type="gramStart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x .</w:t>
      </w:r>
      <w:proofErr w:type="gramEnd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/</w:t>
      </w:r>
      <w:proofErr w:type="spellStart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kubectl</w:t>
      </w:r>
      <w:proofErr w:type="spellEnd"/>
    </w:p>
    <w:p w14:paraId="06591800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proofErr w:type="spellStart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sudo</w:t>
      </w:r>
      <w:proofErr w:type="spellEnd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 xml:space="preserve"> </w:t>
      </w:r>
      <w:proofErr w:type="gramStart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mv .</w:t>
      </w:r>
      <w:proofErr w:type="gramEnd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/</w:t>
      </w:r>
      <w:proofErr w:type="spellStart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kubectl</w:t>
      </w:r>
      <w:proofErr w:type="spellEnd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 xml:space="preserve"> /</w:t>
      </w:r>
      <w:proofErr w:type="spellStart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usr</w:t>
      </w:r>
      <w:proofErr w:type="spellEnd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/local/bin/</w:t>
      </w:r>
      <w:proofErr w:type="spellStart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kubectl</w:t>
      </w:r>
      <w:proofErr w:type="spellEnd"/>
    </w:p>
    <w:p w14:paraId="22FA7179" w14:textId="77777777" w:rsidR="007023E2" w:rsidRPr="007023E2" w:rsidRDefault="007023E2" w:rsidP="007023E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 w:rsidRPr="007023E2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5. Create S3 bucket in AWS</w:t>
      </w:r>
    </w:p>
    <w:p w14:paraId="7CDFEEA5" w14:textId="77777777" w:rsidR="007023E2" w:rsidRPr="007023E2" w:rsidRDefault="007023E2" w:rsidP="007023E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S3 bucket is used by </w:t>
      </w:r>
      <w:proofErr w:type="spell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kubernetes</w:t>
      </w:r>
      <w:proofErr w:type="spellEnd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to persist cluster state, lets create s3 bucket using </w:t>
      </w:r>
      <w:proofErr w:type="spell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aws</w:t>
      </w:r>
      <w:proofErr w:type="spellEnd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cli </w:t>
      </w:r>
      <w:r w:rsidRPr="007023E2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Note:</w:t>
      </w:r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 Make sure you choose bucket name that is </w:t>
      </w:r>
      <w:proofErr w:type="spell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uniqe</w:t>
      </w:r>
      <w:proofErr w:type="spellEnd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</w:t>
      </w:r>
      <w:proofErr w:type="spell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accross</w:t>
      </w:r>
      <w:proofErr w:type="spellEnd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all </w:t>
      </w:r>
      <w:proofErr w:type="spell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aws</w:t>
      </w:r>
      <w:proofErr w:type="spellEnd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accounts</w:t>
      </w:r>
    </w:p>
    <w:p w14:paraId="35D318EB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proofErr w:type="spellStart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aws</w:t>
      </w:r>
      <w:proofErr w:type="spellEnd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 xml:space="preserve"> s3 mb s3://javahome.in.k8s --region ap-south-1</w:t>
      </w:r>
    </w:p>
    <w:p w14:paraId="7E6FB547" w14:textId="77777777" w:rsidR="007023E2" w:rsidRPr="007023E2" w:rsidRDefault="007023E2" w:rsidP="007023E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 w:rsidRPr="007023E2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6. Create private hosted zone in AWS Route53</w:t>
      </w:r>
    </w:p>
    <w:p w14:paraId="1E8A50B1" w14:textId="77777777" w:rsidR="007023E2" w:rsidRPr="007023E2" w:rsidRDefault="007023E2" w:rsidP="007023E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Head over to </w:t>
      </w:r>
      <w:proofErr w:type="spell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aws</w:t>
      </w:r>
      <w:proofErr w:type="spellEnd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Route53 and create </w:t>
      </w:r>
      <w:proofErr w:type="spell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hostedzone</w:t>
      </w:r>
      <w:proofErr w:type="spellEnd"/>
    </w:p>
    <w:p w14:paraId="3B465F5B" w14:textId="77777777" w:rsidR="007023E2" w:rsidRPr="007023E2" w:rsidRDefault="007023E2" w:rsidP="007023E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Choose name for example (javahome.in)</w:t>
      </w:r>
    </w:p>
    <w:p w14:paraId="15C503B9" w14:textId="77777777" w:rsidR="007023E2" w:rsidRPr="007023E2" w:rsidRDefault="007023E2" w:rsidP="007023E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Choose type as </w:t>
      </w:r>
      <w:proofErr w:type="spell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privated</w:t>
      </w:r>
      <w:proofErr w:type="spellEnd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hosted zone for VPC</w:t>
      </w:r>
    </w:p>
    <w:p w14:paraId="422C85A2" w14:textId="77777777" w:rsidR="007023E2" w:rsidRPr="007023E2" w:rsidRDefault="007023E2" w:rsidP="007023E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Select default </w:t>
      </w:r>
      <w:proofErr w:type="spell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vpc</w:t>
      </w:r>
      <w:proofErr w:type="spellEnd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in the region you are setting up your cluster</w:t>
      </w:r>
    </w:p>
    <w:p w14:paraId="410F5EE2" w14:textId="77777777" w:rsidR="007023E2" w:rsidRPr="007023E2" w:rsidRDefault="007023E2" w:rsidP="007023E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Hit create</w:t>
      </w:r>
    </w:p>
    <w:p w14:paraId="05B7E570" w14:textId="77777777" w:rsidR="007023E2" w:rsidRPr="007023E2" w:rsidRDefault="007023E2" w:rsidP="007023E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 w:rsidRPr="007023E2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7 Configure environment variables.</w:t>
      </w:r>
    </w:p>
    <w:p w14:paraId="7AE9AB49" w14:textId="77777777" w:rsidR="007023E2" w:rsidRPr="007023E2" w:rsidRDefault="007023E2" w:rsidP="007023E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gram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Open .</w:t>
      </w:r>
      <w:proofErr w:type="spell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bashrc</w:t>
      </w:r>
      <w:proofErr w:type="spellEnd"/>
      <w:proofErr w:type="gramEnd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file</w:t>
      </w:r>
    </w:p>
    <w:p w14:paraId="715D1929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ab/>
        <w:t>vi ~</w:t>
      </w:r>
      <w:proofErr w:type="gramStart"/>
      <w:r w:rsidRPr="007023E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/.</w:t>
      </w:r>
      <w:proofErr w:type="spellStart"/>
      <w:r w:rsidRPr="007023E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bashrc</w:t>
      </w:r>
      <w:proofErr w:type="spellEnd"/>
      <w:proofErr w:type="gramEnd"/>
    </w:p>
    <w:p w14:paraId="1B9B2DA9" w14:textId="77777777" w:rsidR="007023E2" w:rsidRPr="007023E2" w:rsidRDefault="007023E2" w:rsidP="007023E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Add following content </w:t>
      </w:r>
      <w:proofErr w:type="gram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into .</w:t>
      </w:r>
      <w:proofErr w:type="spell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bashrc</w:t>
      </w:r>
      <w:proofErr w:type="spellEnd"/>
      <w:proofErr w:type="gramEnd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, you can choose any </w:t>
      </w:r>
      <w:proofErr w:type="spell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arbitary</w:t>
      </w:r>
      <w:proofErr w:type="spellEnd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name for cluster and make sure buck name matches the one you created in previous step.</w:t>
      </w:r>
    </w:p>
    <w:p w14:paraId="2B33784C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7023E2">
        <w:rPr>
          <w:rFonts w:ascii="Consolas" w:eastAsia="Times New Roman" w:hAnsi="Consolas" w:cs="Courier New"/>
          <w:color w:val="D73A49"/>
          <w:sz w:val="20"/>
          <w:szCs w:val="20"/>
          <w:lang w:eastAsia="en-IN"/>
        </w:rPr>
        <w:t>export</w:t>
      </w: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 xml:space="preserve"> KOPS_CLUSTER_NAME=javahome.in</w:t>
      </w:r>
    </w:p>
    <w:p w14:paraId="709AD585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7023E2">
        <w:rPr>
          <w:rFonts w:ascii="Consolas" w:eastAsia="Times New Roman" w:hAnsi="Consolas" w:cs="Courier New"/>
          <w:color w:val="D73A49"/>
          <w:sz w:val="20"/>
          <w:szCs w:val="20"/>
          <w:lang w:eastAsia="en-IN"/>
        </w:rPr>
        <w:t>export</w:t>
      </w: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 xml:space="preserve"> KOPS_STATE_STORE=s3://javahome.in.k8s</w:t>
      </w:r>
    </w:p>
    <w:p w14:paraId="7EFE4E51" w14:textId="77777777" w:rsidR="007023E2" w:rsidRPr="007023E2" w:rsidRDefault="007023E2" w:rsidP="007023E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Then running command to reflect variables added </w:t>
      </w:r>
      <w:proofErr w:type="gram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to .</w:t>
      </w:r>
      <w:proofErr w:type="spell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bashrc</w:t>
      </w:r>
      <w:proofErr w:type="spellEnd"/>
      <w:proofErr w:type="gramEnd"/>
    </w:p>
    <w:p w14:paraId="7D0F7521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ab/>
        <w:t>source ~</w:t>
      </w:r>
      <w:proofErr w:type="gramStart"/>
      <w:r w:rsidRPr="007023E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/.</w:t>
      </w:r>
      <w:proofErr w:type="spellStart"/>
      <w:r w:rsidRPr="007023E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bashrc</w:t>
      </w:r>
      <w:proofErr w:type="spellEnd"/>
      <w:proofErr w:type="gramEnd"/>
    </w:p>
    <w:p w14:paraId="550D6EFE" w14:textId="77777777" w:rsidR="007023E2" w:rsidRPr="007023E2" w:rsidRDefault="007023E2" w:rsidP="007023E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 w:rsidRPr="007023E2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 xml:space="preserve">8. Create </w:t>
      </w:r>
      <w:proofErr w:type="spellStart"/>
      <w:r w:rsidRPr="007023E2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ssh</w:t>
      </w:r>
      <w:proofErr w:type="spellEnd"/>
      <w:r w:rsidRPr="007023E2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 xml:space="preserve"> key pair</w:t>
      </w:r>
    </w:p>
    <w:p w14:paraId="7F67F7C9" w14:textId="77777777" w:rsidR="007023E2" w:rsidRPr="007023E2" w:rsidRDefault="007023E2" w:rsidP="007023E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This keypair is used for </w:t>
      </w:r>
      <w:proofErr w:type="spell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ssh</w:t>
      </w:r>
      <w:proofErr w:type="spellEnd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into </w:t>
      </w:r>
      <w:proofErr w:type="spell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kubernetes</w:t>
      </w:r>
      <w:proofErr w:type="spellEnd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cluster</w:t>
      </w:r>
    </w:p>
    <w:p w14:paraId="5299E157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proofErr w:type="spellStart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ssh</w:t>
      </w:r>
      <w:proofErr w:type="spellEnd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-keygen</w:t>
      </w:r>
    </w:p>
    <w:p w14:paraId="7466A23D" w14:textId="77777777" w:rsidR="007023E2" w:rsidRPr="007023E2" w:rsidRDefault="007023E2" w:rsidP="007023E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 w:rsidRPr="007023E2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9. Create a Kubernetes cluster definition.</w:t>
      </w:r>
    </w:p>
    <w:p w14:paraId="206B03FC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kops create cluster \</w:t>
      </w:r>
    </w:p>
    <w:p w14:paraId="44849DE8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--state=${KOPS_STATE_STORE} \</w:t>
      </w:r>
    </w:p>
    <w:p w14:paraId="2EAAB270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lastRenderedPageBreak/>
        <w:t>--node-count=2 \</w:t>
      </w:r>
    </w:p>
    <w:p w14:paraId="658C2E67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--master-size=t2.micro \</w:t>
      </w:r>
    </w:p>
    <w:p w14:paraId="4DDD1CB4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--node-size=t2.micro \</w:t>
      </w:r>
    </w:p>
    <w:p w14:paraId="36A305D3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--zones=ap-south-1</w:t>
      </w:r>
      <w:proofErr w:type="gramStart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a,ap</w:t>
      </w:r>
      <w:proofErr w:type="gramEnd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-south-1b \</w:t>
      </w:r>
    </w:p>
    <w:p w14:paraId="272340BA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--name=${KOPS_CLUSTER_NAME} \</w:t>
      </w:r>
    </w:p>
    <w:p w14:paraId="0E76E794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--</w:t>
      </w:r>
      <w:proofErr w:type="spellStart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dns</w:t>
      </w:r>
      <w:proofErr w:type="spellEnd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 xml:space="preserve"> private \</w:t>
      </w:r>
    </w:p>
    <w:p w14:paraId="029EE19A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--master-count 1</w:t>
      </w:r>
    </w:p>
    <w:p w14:paraId="24417357" w14:textId="77777777" w:rsidR="007023E2" w:rsidRPr="007023E2" w:rsidRDefault="007023E2" w:rsidP="007023E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 w:rsidRPr="007023E2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 xml:space="preserve">10. Create </w:t>
      </w:r>
      <w:proofErr w:type="spellStart"/>
      <w:r w:rsidRPr="007023E2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kubernetes</w:t>
      </w:r>
      <w:proofErr w:type="spellEnd"/>
      <w:r w:rsidRPr="007023E2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 xml:space="preserve"> cluster</w:t>
      </w:r>
    </w:p>
    <w:p w14:paraId="7DF29264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kops update cluster --yes</w:t>
      </w:r>
    </w:p>
    <w:p w14:paraId="5DE7099A" w14:textId="77777777" w:rsidR="007023E2" w:rsidRPr="007023E2" w:rsidRDefault="007023E2" w:rsidP="007023E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Above command may take some time to create the required infrastructure resources on AWS. Execute the validate command to check its status and wait until the cluster becomes ready</w:t>
      </w:r>
    </w:p>
    <w:p w14:paraId="03683BC8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kops validate cluster</w:t>
      </w:r>
    </w:p>
    <w:p w14:paraId="50CA0B2C" w14:textId="77777777" w:rsidR="007023E2" w:rsidRPr="007023E2" w:rsidRDefault="007023E2" w:rsidP="007023E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For the above </w:t>
      </w:r>
      <w:proofErr w:type="spellStart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above</w:t>
      </w:r>
      <w:proofErr w:type="spellEnd"/>
      <w:r w:rsidRPr="007023E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command, you might see validation failed error initially when you create cluster and it is expected behaviour, you have to wait for some more time and check again.</w:t>
      </w:r>
    </w:p>
    <w:p w14:paraId="721B7491" w14:textId="77777777" w:rsidR="007023E2" w:rsidRPr="007023E2" w:rsidRDefault="007023E2" w:rsidP="007023E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 w:rsidRPr="007023E2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11. To connect to the master</w:t>
      </w:r>
    </w:p>
    <w:p w14:paraId="2253D9DC" w14:textId="77777777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proofErr w:type="spellStart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ssh</w:t>
      </w:r>
      <w:proofErr w:type="spellEnd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 xml:space="preserve"> admin@api.javahome.in</w:t>
      </w:r>
    </w:p>
    <w:p w14:paraId="05D99814" w14:textId="77777777" w:rsidR="007023E2" w:rsidRPr="007023E2" w:rsidRDefault="007023E2" w:rsidP="007023E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</w:pPr>
      <w:r w:rsidRPr="007023E2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 xml:space="preserve">Destroy the </w:t>
      </w:r>
      <w:proofErr w:type="spellStart"/>
      <w:r w:rsidRPr="007023E2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>kubernetes</w:t>
      </w:r>
      <w:proofErr w:type="spellEnd"/>
      <w:r w:rsidRPr="007023E2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 xml:space="preserve"> cluster</w:t>
      </w:r>
    </w:p>
    <w:p w14:paraId="4E0019A0" w14:textId="370C40E3" w:rsidR="007023E2" w:rsidRPr="007023E2" w:rsidRDefault="007023E2" w:rsidP="007023E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 xml:space="preserve">kops delete </w:t>
      </w:r>
      <w:proofErr w:type="gramStart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cluster  --</w:t>
      </w:r>
      <w:proofErr w:type="gramEnd"/>
      <w:r w:rsidRPr="007023E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yes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 xml:space="preserve">     </w:t>
      </w:r>
      <w:r>
        <w:rPr>
          <w:b/>
          <w:bCs/>
          <w:noProof/>
          <w:sz w:val="52"/>
          <w:szCs w:val="52"/>
        </w:rPr>
        <w:t>]</w:t>
      </w:r>
    </w:p>
    <w:p w14:paraId="5A2E4139" w14:textId="62B8DC77" w:rsidR="00DF09FC" w:rsidRDefault="00DF09FC" w:rsidP="007605CA">
      <w:pPr>
        <w:rPr>
          <w:noProof/>
          <w:sz w:val="24"/>
          <w:szCs w:val="24"/>
        </w:rPr>
      </w:pPr>
    </w:p>
    <w:p w14:paraId="68EEBB10" w14:textId="08BCFA2B" w:rsidR="00023A72" w:rsidRPr="00023A72" w:rsidRDefault="00023A72" w:rsidP="007605CA">
      <w:pPr>
        <w:rPr>
          <w:b/>
          <w:bCs/>
          <w:noProof/>
          <w:sz w:val="24"/>
          <w:szCs w:val="24"/>
        </w:rPr>
      </w:pPr>
      <w:r w:rsidRPr="00023A72">
        <w:rPr>
          <w:b/>
          <w:bCs/>
          <w:noProof/>
          <w:sz w:val="24"/>
          <w:szCs w:val="24"/>
        </w:rPr>
        <w:t>Refer to the below link also</w:t>
      </w:r>
    </w:p>
    <w:p w14:paraId="00AA8A58" w14:textId="4BFA7B83" w:rsidR="00023A72" w:rsidRDefault="0074039A" w:rsidP="007605CA">
      <w:pPr>
        <w:pBdr>
          <w:bottom w:val="single" w:sz="6" w:space="1" w:color="auto"/>
        </w:pBdr>
        <w:rPr>
          <w:noProof/>
          <w:sz w:val="24"/>
          <w:szCs w:val="24"/>
        </w:rPr>
      </w:pPr>
      <w:r>
        <w:rPr>
          <w:noProof/>
          <w:sz w:val="24"/>
          <w:szCs w:val="24"/>
        </w:rPr>
        <w:t>(</w:t>
      </w:r>
      <w:hyperlink r:id="rId26" w:history="1">
        <w:r w:rsidRPr="00047D39">
          <w:rPr>
            <w:rStyle w:val="Hyperlink"/>
            <w:noProof/>
            <w:sz w:val="24"/>
            <w:szCs w:val="24"/>
          </w:rPr>
          <w:t>https://github.com/kubernetes/kops/blob/master/docs/terraform.md</w:t>
        </w:r>
      </w:hyperlink>
      <w:r>
        <w:rPr>
          <w:noProof/>
          <w:sz w:val="24"/>
          <w:szCs w:val="24"/>
        </w:rPr>
        <w:t>)</w:t>
      </w:r>
    </w:p>
    <w:p w14:paraId="63613FEE" w14:textId="77777777" w:rsidR="00130380" w:rsidRDefault="00130380" w:rsidP="007605CA">
      <w:pPr>
        <w:pBdr>
          <w:bottom w:val="single" w:sz="6" w:space="1" w:color="auto"/>
        </w:pBdr>
        <w:rPr>
          <w:noProof/>
          <w:sz w:val="24"/>
          <w:szCs w:val="24"/>
        </w:rPr>
      </w:pPr>
    </w:p>
    <w:p w14:paraId="3909E748" w14:textId="77777777" w:rsidR="00130380" w:rsidRDefault="00130380" w:rsidP="007605CA">
      <w:pPr>
        <w:rPr>
          <w:noProof/>
          <w:sz w:val="24"/>
          <w:szCs w:val="24"/>
        </w:rPr>
      </w:pPr>
    </w:p>
    <w:p w14:paraId="00C0E8FC" w14:textId="25B40A98" w:rsidR="00130380" w:rsidRPr="00130380" w:rsidRDefault="00130380" w:rsidP="007605CA">
      <w:pPr>
        <w:rPr>
          <w:b/>
          <w:bCs/>
          <w:noProof/>
          <w:sz w:val="24"/>
          <w:szCs w:val="24"/>
          <w:u w:val="single"/>
        </w:rPr>
      </w:pPr>
      <w:r w:rsidRPr="00130380">
        <w:rPr>
          <w:b/>
          <w:bCs/>
          <w:noProof/>
          <w:sz w:val="24"/>
          <w:szCs w:val="24"/>
          <w:u w:val="single"/>
        </w:rPr>
        <w:t>11-11-19</w:t>
      </w:r>
    </w:p>
    <w:p w14:paraId="1626EB35" w14:textId="140E6B09" w:rsidR="00130380" w:rsidRDefault="00130380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Kubernetes pod :-</w:t>
      </w:r>
    </w:p>
    <w:p w14:paraId="3903F1E5" w14:textId="4164ED24" w:rsidR="00130380" w:rsidRPr="00130380" w:rsidRDefault="00130380" w:rsidP="00130380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130380">
        <w:rPr>
          <w:noProof/>
          <w:sz w:val="24"/>
          <w:szCs w:val="24"/>
        </w:rPr>
        <w:t>Po</w:t>
      </w:r>
      <w:r>
        <w:rPr>
          <w:noProof/>
          <w:sz w:val="24"/>
          <w:szCs w:val="24"/>
        </w:rPr>
        <w:t>d</w:t>
      </w:r>
      <w:r w:rsidRPr="00130380">
        <w:rPr>
          <w:noProof/>
          <w:sz w:val="24"/>
          <w:szCs w:val="24"/>
        </w:rPr>
        <w:t xml:space="preserve"> is atomic unit of deployment </w:t>
      </w:r>
    </w:p>
    <w:p w14:paraId="7A5D834D" w14:textId="1CDDC443" w:rsidR="0074039A" w:rsidRDefault="00130380" w:rsidP="00130380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To deploy any app in to kubernates we atleast need a pod</w:t>
      </w:r>
    </w:p>
    <w:p w14:paraId="02BF0992" w14:textId="30EA4210" w:rsidR="00130380" w:rsidRDefault="00130380" w:rsidP="00130380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Inside a pod we can have one or more containers</w:t>
      </w:r>
    </w:p>
    <w:p w14:paraId="25F52A5E" w14:textId="61C338CD" w:rsidR="00130380" w:rsidRDefault="00130380" w:rsidP="001303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If you have a scenario where couple of containers needs to be deployed together and to be destroyed together then keep it in a single pod.</w:t>
      </w:r>
    </w:p>
    <w:p w14:paraId="1966F64E" w14:textId="1E03BC0B" w:rsidR="00DE47CA" w:rsidRDefault="00DE47CA" w:rsidP="00130380">
      <w:pPr>
        <w:rPr>
          <w:noProof/>
          <w:sz w:val="24"/>
          <w:szCs w:val="24"/>
        </w:rPr>
      </w:pPr>
    </w:p>
    <w:p w14:paraId="1051C432" w14:textId="154690FD" w:rsidR="00DE47CA" w:rsidRDefault="00DE47CA" w:rsidP="00130380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F34E4EB" wp14:editId="77EC1D51">
            <wp:extent cx="3276600" cy="167169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9488" cy="167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0356" w14:textId="7066B8BB" w:rsidR="00130380" w:rsidRPr="00130380" w:rsidRDefault="00130380" w:rsidP="001303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Kubernates pod will have its own ip adress.</w:t>
      </w:r>
    </w:p>
    <w:p w14:paraId="3B44B530" w14:textId="3BA71F06" w:rsidR="00254389" w:rsidRDefault="00DE47CA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Its also called as cluster IP ,any where with in that cluster it is acessable.</w:t>
      </w:r>
    </w:p>
    <w:p w14:paraId="16F80C63" w14:textId="58060795" w:rsidR="000858A7" w:rsidRDefault="000858A7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Containers on a pod can talk to each other using local host , </w:t>
      </w:r>
      <w:r w:rsidR="00DE47CA">
        <w:rPr>
          <w:noProof/>
          <w:sz w:val="24"/>
          <w:szCs w:val="24"/>
        </w:rPr>
        <w:t>If container1 wants to    talk to c</w:t>
      </w:r>
      <w:r w:rsidR="00CD1F80">
        <w:rPr>
          <w:noProof/>
          <w:sz w:val="24"/>
          <w:szCs w:val="24"/>
        </w:rPr>
        <w:t>o</w:t>
      </w:r>
      <w:r w:rsidR="00DE47CA">
        <w:rPr>
          <w:noProof/>
          <w:sz w:val="24"/>
          <w:szCs w:val="24"/>
        </w:rPr>
        <w:t xml:space="preserve">ntainer2 </w:t>
      </w:r>
      <w:r>
        <w:rPr>
          <w:noProof/>
          <w:sz w:val="24"/>
          <w:szCs w:val="24"/>
        </w:rPr>
        <w:t>by</w:t>
      </w:r>
      <w:r w:rsidR="00DE47CA">
        <w:rPr>
          <w:noProof/>
          <w:sz w:val="24"/>
          <w:szCs w:val="24"/>
        </w:rPr>
        <w:t xml:space="preserve"> local host</w:t>
      </w:r>
      <w:r>
        <w:rPr>
          <w:noProof/>
          <w:sz w:val="24"/>
          <w:szCs w:val="24"/>
        </w:rPr>
        <w:t>.</w:t>
      </w:r>
    </w:p>
    <w:p w14:paraId="7A5DBEF5" w14:textId="0450AD49" w:rsidR="00CD1F80" w:rsidRDefault="00CD1F80" w:rsidP="007605CA">
      <w:pPr>
        <w:rPr>
          <w:b/>
          <w:bCs/>
          <w:noProof/>
          <w:sz w:val="24"/>
          <w:szCs w:val="24"/>
        </w:rPr>
      </w:pPr>
      <w:r w:rsidRPr="00CD1F80">
        <w:rPr>
          <w:b/>
          <w:bCs/>
          <w:noProof/>
          <w:sz w:val="24"/>
          <w:szCs w:val="24"/>
        </w:rPr>
        <w:t>Deployng our 1</w:t>
      </w:r>
      <w:r w:rsidRPr="00CD1F80">
        <w:rPr>
          <w:b/>
          <w:bCs/>
          <w:noProof/>
          <w:sz w:val="24"/>
          <w:szCs w:val="24"/>
          <w:vertAlign w:val="superscript"/>
        </w:rPr>
        <w:t>st</w:t>
      </w:r>
      <w:r w:rsidRPr="00CD1F80">
        <w:rPr>
          <w:b/>
          <w:bCs/>
          <w:noProof/>
          <w:sz w:val="24"/>
          <w:szCs w:val="24"/>
        </w:rPr>
        <w:t xml:space="preserve"> pod in kubernates cluster</w:t>
      </w:r>
      <w:r>
        <w:rPr>
          <w:b/>
          <w:bCs/>
          <w:noProof/>
          <w:sz w:val="24"/>
          <w:szCs w:val="24"/>
        </w:rPr>
        <w:t>:</w:t>
      </w:r>
    </w:p>
    <w:p w14:paraId="26148730" w14:textId="18FB41A6" w:rsidR="00CD1F80" w:rsidRDefault="00CD1F80" w:rsidP="007605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We can rqst kubernates cluster to create a pod</w:t>
      </w:r>
    </w:p>
    <w:p w14:paraId="7A122B4F" w14:textId="5DB71D27" w:rsidR="00CD1F80" w:rsidRDefault="00CD1F80" w:rsidP="00CD1F80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Using a command </w:t>
      </w:r>
    </w:p>
    <w:p w14:paraId="4031237C" w14:textId="495A9E21" w:rsidR="00CD1F80" w:rsidRDefault="00CD1F80" w:rsidP="00CD1F80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Write a Yaml document where we describe all the details about our POD.</w:t>
      </w:r>
    </w:p>
    <w:p w14:paraId="34713054" w14:textId="0398B3B6" w:rsidR="00CD1F80" w:rsidRPr="00167BBB" w:rsidRDefault="00167BBB" w:rsidP="00CD1F80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167BBB">
        <w:rPr>
          <w:b/>
          <w:bCs/>
          <w:noProof/>
          <w:sz w:val="24"/>
          <w:szCs w:val="24"/>
        </w:rPr>
        <w:t>Kubectl create -l https://github.com/javahometech/kubernetes.git</w:t>
      </w:r>
    </w:p>
    <w:p w14:paraId="78BDE11F" w14:textId="2A7F468E" w:rsidR="00167BBB" w:rsidRDefault="00167BBB" w:rsidP="00CD1F80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167BBB">
        <w:rPr>
          <w:b/>
          <w:bCs/>
          <w:noProof/>
          <w:sz w:val="24"/>
          <w:szCs w:val="24"/>
        </w:rPr>
        <w:t>Kubectl get pods</w:t>
      </w:r>
    </w:p>
    <w:p w14:paraId="6FC27A25" w14:textId="20901FAB" w:rsidR="004E6886" w:rsidRDefault="004E6886" w:rsidP="004E6886">
      <w:pPr>
        <w:ind w:left="360"/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By </w:t>
      </w:r>
      <w:r>
        <w:rPr>
          <w:noProof/>
          <w:sz w:val="24"/>
          <w:szCs w:val="24"/>
        </w:rPr>
        <w:t xml:space="preserve"> defaults pods are not exposed to the internet but I want to test this within the cluster</w:t>
      </w:r>
    </w:p>
    <w:p w14:paraId="541B99F8" w14:textId="4C7B3187" w:rsidR="004E6886" w:rsidRDefault="004E6886" w:rsidP="004E6886">
      <w:pPr>
        <w:ind w:left="360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Ssh </w:t>
      </w:r>
      <w:hyperlink r:id="rId28" w:history="1">
        <w:r w:rsidR="003F1877" w:rsidRPr="00B77663">
          <w:rPr>
            <w:rStyle w:val="Hyperlink"/>
            <w:b/>
            <w:bCs/>
            <w:noProof/>
            <w:sz w:val="24"/>
            <w:szCs w:val="24"/>
          </w:rPr>
          <w:t>admin@api.javahome.in</w:t>
        </w:r>
      </w:hyperlink>
    </w:p>
    <w:p w14:paraId="2D27E329" w14:textId="6E425609" w:rsidR="003F1877" w:rsidRDefault="003F1877" w:rsidP="004E6886">
      <w:pPr>
        <w:ind w:left="360"/>
        <w:rPr>
          <w:b/>
          <w:bCs/>
          <w:noProof/>
          <w:sz w:val="24"/>
          <w:szCs w:val="24"/>
        </w:rPr>
      </w:pPr>
    </w:p>
    <w:p w14:paraId="01EB95AD" w14:textId="6A5FA94E" w:rsidR="003F1877" w:rsidRDefault="003F1877" w:rsidP="004E6886">
      <w:pPr>
        <w:ind w:left="360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Refer to document [</w:t>
      </w:r>
      <w:hyperlink r:id="rId29" w:history="1">
        <w:r>
          <w:rPr>
            <w:rStyle w:val="Hyperlink"/>
          </w:rPr>
          <w:t>https://github.com/javahometech/kubernetes/tree/master/pods</w:t>
        </w:r>
      </w:hyperlink>
      <w:r>
        <w:t>]</w:t>
      </w:r>
    </w:p>
    <w:p w14:paraId="38C5836C" w14:textId="46E6E066" w:rsidR="003F1877" w:rsidRDefault="003F1877" w:rsidP="004E6886">
      <w:pPr>
        <w:ind w:left="360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Login or ssh in to master from kops machine</w:t>
      </w:r>
    </w:p>
    <w:p w14:paraId="6ED2A38E" w14:textId="223B8777" w:rsidR="003F1877" w:rsidRDefault="003F1877" w:rsidP="004E6886">
      <w:pPr>
        <w:ind w:left="360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Curl </w:t>
      </w:r>
      <w:hyperlink r:id="rId30" w:history="1">
        <w:r w:rsidRPr="00B77663">
          <w:rPr>
            <w:rStyle w:val="Hyperlink"/>
            <w:b/>
            <w:bCs/>
            <w:noProof/>
            <w:sz w:val="24"/>
            <w:szCs w:val="24"/>
          </w:rPr>
          <w:t>http://100.96.2.3:8080</w:t>
        </w:r>
      </w:hyperlink>
      <w:r>
        <w:rPr>
          <w:b/>
          <w:bCs/>
          <w:noProof/>
          <w:sz w:val="24"/>
          <w:szCs w:val="24"/>
        </w:rPr>
        <w:t xml:space="preserve"> – to send http reqst</w:t>
      </w:r>
    </w:p>
    <w:p w14:paraId="60C8B4F9" w14:textId="72EEFB16" w:rsidR="003F1877" w:rsidRDefault="003F1877" w:rsidP="004E6886">
      <w:pPr>
        <w:ind w:left="360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I want to expose this pot to internet</w:t>
      </w:r>
    </w:p>
    <w:p w14:paraId="55236E75" w14:textId="07963FCB" w:rsidR="003F1877" w:rsidRDefault="003F1877" w:rsidP="004E6886">
      <w:pPr>
        <w:ind w:left="360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Kubectl expose pods/nodeapp –type=”</w:t>
      </w:r>
      <w:r w:rsidR="009C7669">
        <w:rPr>
          <w:b/>
          <w:bCs/>
          <w:noProof/>
          <w:sz w:val="24"/>
          <w:szCs w:val="24"/>
        </w:rPr>
        <w:t>N</w:t>
      </w:r>
      <w:r>
        <w:rPr>
          <w:b/>
          <w:bCs/>
          <w:noProof/>
          <w:sz w:val="24"/>
          <w:szCs w:val="24"/>
        </w:rPr>
        <w:t>ode</w:t>
      </w:r>
      <w:r w:rsidR="009C7669">
        <w:rPr>
          <w:b/>
          <w:bCs/>
          <w:noProof/>
          <w:sz w:val="24"/>
          <w:szCs w:val="24"/>
        </w:rPr>
        <w:t>Port” --port8080</w:t>
      </w:r>
    </w:p>
    <w:p w14:paraId="2A19F88F" w14:textId="76609B63" w:rsidR="009C7669" w:rsidRDefault="009C7669" w:rsidP="004E6886">
      <w:pPr>
        <w:ind w:left="360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Kubectl get service</w:t>
      </w:r>
    </w:p>
    <w:p w14:paraId="73362CF5" w14:textId="61B6F796" w:rsidR="009C7669" w:rsidRDefault="009C7669" w:rsidP="004E6886">
      <w:pPr>
        <w:ind w:left="360"/>
        <w:rPr>
          <w:b/>
          <w:bCs/>
          <w:noProof/>
          <w:sz w:val="24"/>
          <w:szCs w:val="24"/>
        </w:rPr>
      </w:pPr>
    </w:p>
    <w:p w14:paraId="434514F3" w14:textId="1E6FF984" w:rsidR="009C7669" w:rsidRDefault="009C7669" w:rsidP="004E6886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t>After exposing a POD kubernetes creates a service object by allocating nodeport on every node ina  cluster,</w:t>
      </w:r>
    </w:p>
    <w:p w14:paraId="50FBADA6" w14:textId="602CBAA6" w:rsidR="009C7669" w:rsidRDefault="009C7669" w:rsidP="004E6886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You hit any node(master or node),with node port the traffic is routed to service,and service routes traffic to POD.</w:t>
      </w:r>
    </w:p>
    <w:p w14:paraId="2F016373" w14:textId="1552E299" w:rsidR="009C7669" w:rsidRDefault="009C7669" w:rsidP="004E6886">
      <w:pPr>
        <w:ind w:left="36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7CBC5ED" wp14:editId="3D72AAD6">
            <wp:extent cx="3511550" cy="1955357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2326" cy="195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8A1" w14:textId="2F2D9F55" w:rsidR="009C7669" w:rsidRDefault="009C7669" w:rsidP="004E6886">
      <w:pPr>
        <w:ind w:left="360"/>
        <w:rPr>
          <w:noProof/>
          <w:sz w:val="24"/>
          <w:szCs w:val="24"/>
        </w:rPr>
      </w:pPr>
    </w:p>
    <w:p w14:paraId="0446475D" w14:textId="1053212F" w:rsidR="009C7669" w:rsidRPr="009C7669" w:rsidRDefault="009C7669" w:rsidP="004E6886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t>Here service acts like single point of contact for specific app (micro services)</w:t>
      </w:r>
    </w:p>
    <w:p w14:paraId="2FE6B75E" w14:textId="00A17110" w:rsidR="003F1877" w:rsidRDefault="003F1877" w:rsidP="004E6886">
      <w:pPr>
        <w:ind w:left="360"/>
        <w:rPr>
          <w:b/>
          <w:bCs/>
          <w:noProof/>
          <w:sz w:val="24"/>
          <w:szCs w:val="24"/>
        </w:rPr>
      </w:pPr>
    </w:p>
    <w:p w14:paraId="3A0E3675" w14:textId="77777777" w:rsidR="003F1877" w:rsidRDefault="003F1877" w:rsidP="004E6886">
      <w:pPr>
        <w:ind w:left="360"/>
        <w:rPr>
          <w:noProof/>
          <w:sz w:val="24"/>
          <w:szCs w:val="24"/>
        </w:rPr>
      </w:pPr>
    </w:p>
    <w:p w14:paraId="49550697" w14:textId="77777777" w:rsidR="004E6886" w:rsidRPr="004E6886" w:rsidRDefault="004E6886" w:rsidP="004E6886">
      <w:pPr>
        <w:ind w:left="360"/>
        <w:rPr>
          <w:noProof/>
          <w:sz w:val="24"/>
          <w:szCs w:val="24"/>
        </w:rPr>
      </w:pPr>
    </w:p>
    <w:p w14:paraId="57696F5E" w14:textId="409A8E44" w:rsidR="00CD1F80" w:rsidRPr="00CD1F80" w:rsidRDefault="00CD1F80" w:rsidP="007605CA">
      <w:pPr>
        <w:rPr>
          <w:noProof/>
          <w:sz w:val="24"/>
          <w:szCs w:val="24"/>
        </w:rPr>
      </w:pPr>
    </w:p>
    <w:p w14:paraId="33A1F7FC" w14:textId="43334E27" w:rsidR="009517BB" w:rsidRPr="0048198D" w:rsidRDefault="009517BB" w:rsidP="0048198D">
      <w:pPr>
        <w:ind w:left="360"/>
        <w:rPr>
          <w:noProof/>
          <w:sz w:val="24"/>
          <w:szCs w:val="24"/>
        </w:rPr>
      </w:pPr>
    </w:p>
    <w:p w14:paraId="318E0D96" w14:textId="77777777" w:rsidR="002D24EB" w:rsidRPr="002D24EB" w:rsidRDefault="002D24EB" w:rsidP="002D24EB">
      <w:pPr>
        <w:ind w:left="360"/>
        <w:rPr>
          <w:b/>
          <w:bCs/>
          <w:sz w:val="24"/>
          <w:szCs w:val="24"/>
        </w:rPr>
      </w:pPr>
    </w:p>
    <w:p w14:paraId="511D329F" w14:textId="7372364D" w:rsidR="002D24EB" w:rsidRPr="002D24EB" w:rsidRDefault="002D24EB" w:rsidP="00E00F20">
      <w:pPr>
        <w:ind w:left="360"/>
        <w:rPr>
          <w:b/>
          <w:bCs/>
          <w:sz w:val="24"/>
          <w:szCs w:val="24"/>
        </w:rPr>
      </w:pPr>
    </w:p>
    <w:p w14:paraId="640CE652" w14:textId="77777777" w:rsidR="008A2B04" w:rsidRPr="008A2B04" w:rsidRDefault="008A2B04" w:rsidP="00E00F20">
      <w:pPr>
        <w:ind w:left="360"/>
        <w:rPr>
          <w:sz w:val="24"/>
          <w:szCs w:val="24"/>
        </w:rPr>
      </w:pPr>
    </w:p>
    <w:p w14:paraId="4F317EF4" w14:textId="77777777" w:rsidR="008A2B04" w:rsidRPr="00FA19BA" w:rsidRDefault="008A2B04" w:rsidP="00E00F20">
      <w:pPr>
        <w:ind w:left="360"/>
      </w:pPr>
    </w:p>
    <w:p w14:paraId="59CBF655" w14:textId="77777777" w:rsidR="00E00F20" w:rsidRPr="00E00F20" w:rsidRDefault="00E00F20" w:rsidP="00E00F20">
      <w:pPr>
        <w:ind w:left="360"/>
      </w:pPr>
    </w:p>
    <w:p w14:paraId="6CC65342" w14:textId="77777777" w:rsidR="00E00F20" w:rsidRPr="00E00F20" w:rsidRDefault="00E00F20" w:rsidP="00E00F20">
      <w:pPr>
        <w:ind w:left="360"/>
        <w:rPr>
          <w:b/>
          <w:bCs/>
        </w:rPr>
      </w:pPr>
    </w:p>
    <w:p w14:paraId="0B9D3B21" w14:textId="77777777" w:rsidR="00920A01" w:rsidRPr="00F83D0C" w:rsidRDefault="00920A01" w:rsidP="00920A01">
      <w:pPr>
        <w:pStyle w:val="ListParagraph"/>
      </w:pPr>
    </w:p>
    <w:sectPr w:rsidR="00920A01" w:rsidRPr="00F83D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D905C4"/>
    <w:multiLevelType w:val="hybridMultilevel"/>
    <w:tmpl w:val="D9DC8AC6"/>
    <w:lvl w:ilvl="0" w:tplc="5A2247B2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7F2F5C"/>
    <w:multiLevelType w:val="multilevel"/>
    <w:tmpl w:val="41468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F41D00"/>
    <w:multiLevelType w:val="hybridMultilevel"/>
    <w:tmpl w:val="7CA084D4"/>
    <w:lvl w:ilvl="0" w:tplc="D40C5C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364"/>
    <w:rsid w:val="00023A72"/>
    <w:rsid w:val="000359FC"/>
    <w:rsid w:val="000858A7"/>
    <w:rsid w:val="000A06D9"/>
    <w:rsid w:val="000A480A"/>
    <w:rsid w:val="000A76BF"/>
    <w:rsid w:val="000C59F6"/>
    <w:rsid w:val="000F1A3D"/>
    <w:rsid w:val="00130380"/>
    <w:rsid w:val="00137597"/>
    <w:rsid w:val="00167BBB"/>
    <w:rsid w:val="001C4624"/>
    <w:rsid w:val="001C6E20"/>
    <w:rsid w:val="00254389"/>
    <w:rsid w:val="00296D79"/>
    <w:rsid w:val="002D24EB"/>
    <w:rsid w:val="003831A7"/>
    <w:rsid w:val="003A2A9C"/>
    <w:rsid w:val="003F1877"/>
    <w:rsid w:val="00455CF6"/>
    <w:rsid w:val="004807F9"/>
    <w:rsid w:val="0048198D"/>
    <w:rsid w:val="004E6886"/>
    <w:rsid w:val="00533943"/>
    <w:rsid w:val="00603D7B"/>
    <w:rsid w:val="00641D91"/>
    <w:rsid w:val="006A029D"/>
    <w:rsid w:val="006F4364"/>
    <w:rsid w:val="007023E2"/>
    <w:rsid w:val="007108E7"/>
    <w:rsid w:val="0074039A"/>
    <w:rsid w:val="007605CA"/>
    <w:rsid w:val="00766020"/>
    <w:rsid w:val="007A49A3"/>
    <w:rsid w:val="007B0996"/>
    <w:rsid w:val="00831E50"/>
    <w:rsid w:val="008A0AA3"/>
    <w:rsid w:val="008A2B04"/>
    <w:rsid w:val="00920A01"/>
    <w:rsid w:val="00931099"/>
    <w:rsid w:val="00934B6D"/>
    <w:rsid w:val="009517BB"/>
    <w:rsid w:val="009A0130"/>
    <w:rsid w:val="009C433E"/>
    <w:rsid w:val="009C7669"/>
    <w:rsid w:val="00A17189"/>
    <w:rsid w:val="00A215A6"/>
    <w:rsid w:val="00A24175"/>
    <w:rsid w:val="00A47874"/>
    <w:rsid w:val="00A5518B"/>
    <w:rsid w:val="00A93D5A"/>
    <w:rsid w:val="00AA47BE"/>
    <w:rsid w:val="00AE34D0"/>
    <w:rsid w:val="00B52D11"/>
    <w:rsid w:val="00BB0485"/>
    <w:rsid w:val="00C92959"/>
    <w:rsid w:val="00CB653E"/>
    <w:rsid w:val="00CD1F80"/>
    <w:rsid w:val="00CF163A"/>
    <w:rsid w:val="00D50391"/>
    <w:rsid w:val="00D85696"/>
    <w:rsid w:val="00DC3242"/>
    <w:rsid w:val="00DE47CA"/>
    <w:rsid w:val="00DF09FC"/>
    <w:rsid w:val="00E00F20"/>
    <w:rsid w:val="00E1222F"/>
    <w:rsid w:val="00E30AD9"/>
    <w:rsid w:val="00E54024"/>
    <w:rsid w:val="00E70F63"/>
    <w:rsid w:val="00EA623B"/>
    <w:rsid w:val="00ED210C"/>
    <w:rsid w:val="00EF3FA1"/>
    <w:rsid w:val="00F03698"/>
    <w:rsid w:val="00F76C48"/>
    <w:rsid w:val="00F83D0C"/>
    <w:rsid w:val="00FA19BA"/>
    <w:rsid w:val="00FC3339"/>
    <w:rsid w:val="00FD07EA"/>
    <w:rsid w:val="00FF3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AD3D5"/>
  <w15:chartTrackingRefBased/>
  <w15:docId w15:val="{C1B70818-4334-4428-969C-FC1C6C5D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23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7023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D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65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653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C6E2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023E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023E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023E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23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23E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023E2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DefaultParagraphFont"/>
    <w:rsid w:val="007023E2"/>
  </w:style>
  <w:style w:type="character" w:customStyle="1" w:styleId="pl-pds">
    <w:name w:val="pl-pds"/>
    <w:basedOn w:val="DefaultParagraphFont"/>
    <w:rsid w:val="007023E2"/>
  </w:style>
  <w:style w:type="character" w:customStyle="1" w:styleId="pl-k">
    <w:name w:val="pl-k"/>
    <w:basedOn w:val="DefaultParagraphFont"/>
    <w:rsid w:val="007023E2"/>
  </w:style>
  <w:style w:type="paragraph" w:styleId="NormalWeb">
    <w:name w:val="Normal (Web)"/>
    <w:basedOn w:val="Normal"/>
    <w:uiPriority w:val="99"/>
    <w:semiHidden/>
    <w:unhideWhenUsed/>
    <w:rsid w:val="007023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023E2"/>
    <w:rPr>
      <w:b/>
      <w:bCs/>
    </w:rPr>
  </w:style>
  <w:style w:type="character" w:customStyle="1" w:styleId="pl-smi">
    <w:name w:val="pl-smi"/>
    <w:basedOn w:val="DefaultParagraphFont"/>
    <w:rsid w:val="007023E2"/>
  </w:style>
  <w:style w:type="character" w:styleId="UnresolvedMention">
    <w:name w:val="Unresolved Mention"/>
    <w:basedOn w:val="DefaultParagraphFont"/>
    <w:uiPriority w:val="99"/>
    <w:semiHidden/>
    <w:unhideWhenUsed/>
    <w:rsid w:val="007403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1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377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3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005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89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666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88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5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2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03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5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hub.docker.com/u/kammana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github.com/kubernetes/kops/blob/master/docs/terraform.md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github.com/javahometech/docker-compos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hub.docker.com/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github.com/javahometech/kubernetes/tree/master/pod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docker/compose/releases/download/1.23.1/docker-compose-$(uname%0D-s)-$(uname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javahometech/docker-compose/blob/master/swarm-stack.yml" TargetMode="External"/><Relationship Id="rId23" Type="http://schemas.openxmlformats.org/officeDocument/2006/relationships/hyperlink" Target="https://github.com/javahometech/kubernetes" TargetMode="External"/><Relationship Id="rId28" Type="http://schemas.openxmlformats.org/officeDocument/2006/relationships/hyperlink" Target="mailto:admin@api.javahome.in" TargetMode="External"/><Relationship Id="rId10" Type="http://schemas.openxmlformats.org/officeDocument/2006/relationships/hyperlink" Target="https://docs.docker.com/compose/install/Choose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raw.githubusercontent.com/javahometech/docker-compose/master/docker-compose.y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://100.96.2.3:80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17770-06E8-4EEB-87DC-6777A33BD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20</Pages>
  <Words>3543</Words>
  <Characters>20198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Beere Lokesh</dc:creator>
  <cp:keywords/>
  <dc:description/>
  <cp:lastModifiedBy>Beere Lokesh</cp:lastModifiedBy>
  <cp:revision>83</cp:revision>
  <dcterms:created xsi:type="dcterms:W3CDTF">2019-10-30T01:56:00Z</dcterms:created>
  <dcterms:modified xsi:type="dcterms:W3CDTF">2019-11-21T17:01:00Z</dcterms:modified>
</cp:coreProperties>
</file>