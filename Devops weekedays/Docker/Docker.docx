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FE925" w14:textId="04720578" w:rsidR="006F4364" w:rsidRDefault="00F03698" w:rsidP="00F03698">
      <w:pPr>
        <w:jc w:val="center"/>
        <w:rPr>
          <w:b/>
          <w:bCs/>
          <w:sz w:val="32"/>
          <w:szCs w:val="32"/>
          <w:u w:val="single"/>
        </w:rPr>
      </w:pPr>
      <w:r w:rsidRPr="00F03698">
        <w:rPr>
          <w:b/>
          <w:bCs/>
          <w:sz w:val="32"/>
          <w:szCs w:val="32"/>
          <w:u w:val="single"/>
        </w:rPr>
        <w:t>Docker</w:t>
      </w:r>
    </w:p>
    <w:p w14:paraId="46A3D4B2" w14:textId="16239B5D" w:rsidR="00F03698" w:rsidRDefault="00F03698" w:rsidP="00F03698">
      <w:pPr>
        <w:rPr>
          <w:b/>
          <w:bCs/>
          <w:sz w:val="32"/>
          <w:szCs w:val="32"/>
          <w:u w:val="single"/>
        </w:rPr>
      </w:pPr>
    </w:p>
    <w:p w14:paraId="4B37823C" w14:textId="6E5A536C" w:rsidR="00F03698" w:rsidRDefault="00F03698" w:rsidP="00F03698">
      <w:pPr>
        <w:rPr>
          <w:b/>
          <w:bCs/>
          <w:sz w:val="32"/>
          <w:szCs w:val="32"/>
          <w:u w:val="single"/>
        </w:rPr>
      </w:pPr>
      <w:r>
        <w:rPr>
          <w:b/>
          <w:bCs/>
          <w:sz w:val="32"/>
          <w:szCs w:val="32"/>
          <w:u w:val="single"/>
        </w:rPr>
        <w:t>Docker containers and Kubernetes:</w:t>
      </w:r>
    </w:p>
    <w:p w14:paraId="1A3F4714" w14:textId="70F7559B" w:rsidR="00F83D0C" w:rsidRDefault="00F83D0C" w:rsidP="00F03698"/>
    <w:p w14:paraId="5B9C1F55" w14:textId="51D4DEA3" w:rsidR="00F83D0C" w:rsidRDefault="00F83D0C" w:rsidP="00F03698">
      <w:r>
        <w:rPr>
          <w:noProof/>
        </w:rPr>
        <w:drawing>
          <wp:inline distT="0" distB="0" distL="0" distR="0" wp14:anchorId="32FDFBA1" wp14:editId="28646A30">
            <wp:extent cx="5731510" cy="3257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57550"/>
                    </a:xfrm>
                    <a:prstGeom prst="rect">
                      <a:avLst/>
                    </a:prstGeom>
                  </pic:spPr>
                </pic:pic>
              </a:graphicData>
            </a:graphic>
          </wp:inline>
        </w:drawing>
      </w:r>
    </w:p>
    <w:p w14:paraId="6E6DEBA1" w14:textId="77777777" w:rsidR="00F83D0C" w:rsidRDefault="00F83D0C" w:rsidP="00F03698"/>
    <w:p w14:paraId="5696F6F1" w14:textId="6D5DF5E3" w:rsidR="00F83D0C" w:rsidRDefault="00F83D0C" w:rsidP="00F03698"/>
    <w:p w14:paraId="48AEFDB9" w14:textId="7F209F53" w:rsidR="00F83D0C" w:rsidRDefault="00F83D0C" w:rsidP="00F03698">
      <w:pPr>
        <w:rPr>
          <w:b/>
          <w:bCs/>
        </w:rPr>
      </w:pPr>
      <w:r>
        <w:t xml:space="preserve">In the figure </w:t>
      </w:r>
      <w:r w:rsidRPr="00F83D0C">
        <w:rPr>
          <w:b/>
          <w:bCs/>
        </w:rPr>
        <w:t>Containers refers to Docker containers</w:t>
      </w:r>
    </w:p>
    <w:p w14:paraId="218D27AB" w14:textId="7F209F53" w:rsidR="00F83D0C" w:rsidRDefault="00F83D0C" w:rsidP="00F03698">
      <w:pPr>
        <w:rPr>
          <w:b/>
          <w:bCs/>
        </w:rPr>
      </w:pPr>
    </w:p>
    <w:p w14:paraId="519B6740" w14:textId="2FB9DB32" w:rsidR="00F83D0C" w:rsidRDefault="00F83D0C" w:rsidP="00F03698">
      <w:r>
        <w:rPr>
          <w:noProof/>
        </w:rPr>
        <w:drawing>
          <wp:inline distT="0" distB="0" distL="0" distR="0" wp14:anchorId="59876372" wp14:editId="7FEFDB37">
            <wp:extent cx="5731510" cy="2698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98750"/>
                    </a:xfrm>
                    <a:prstGeom prst="rect">
                      <a:avLst/>
                    </a:prstGeom>
                  </pic:spPr>
                </pic:pic>
              </a:graphicData>
            </a:graphic>
          </wp:inline>
        </w:drawing>
      </w:r>
    </w:p>
    <w:p w14:paraId="081ADDB7" w14:textId="01828260" w:rsidR="00F83D0C" w:rsidRPr="00FF393A" w:rsidRDefault="00920A01" w:rsidP="00F03698">
      <w:pPr>
        <w:rPr>
          <w:b/>
          <w:bCs/>
        </w:rPr>
      </w:pPr>
      <w:r w:rsidRPr="00FF393A">
        <w:rPr>
          <w:b/>
          <w:bCs/>
        </w:rPr>
        <w:lastRenderedPageBreak/>
        <w:t xml:space="preserve">Why </w:t>
      </w:r>
      <w:r w:rsidR="00FF393A" w:rsidRPr="00FF393A">
        <w:rPr>
          <w:b/>
          <w:bCs/>
        </w:rPr>
        <w:t xml:space="preserve">containers? </w:t>
      </w:r>
    </w:p>
    <w:p w14:paraId="520E2488" w14:textId="24EF54FD" w:rsidR="00F83D0C" w:rsidRDefault="00F83D0C" w:rsidP="00F83D0C">
      <w:pPr>
        <w:pStyle w:val="ListParagraph"/>
        <w:numPr>
          <w:ilvl w:val="0"/>
          <w:numId w:val="1"/>
        </w:numPr>
      </w:pPr>
      <w:r>
        <w:t>Docker containers are light weight they consume less compute resources.</w:t>
      </w:r>
    </w:p>
    <w:p w14:paraId="0C9C25F6" w14:textId="18E90F53" w:rsidR="00F83D0C" w:rsidRDefault="00F83D0C" w:rsidP="00F83D0C">
      <w:pPr>
        <w:pStyle w:val="ListParagraph"/>
        <w:numPr>
          <w:ilvl w:val="0"/>
          <w:numId w:val="1"/>
        </w:numPr>
      </w:pPr>
      <w:r>
        <w:t>There is no guest OS in case of containers.</w:t>
      </w:r>
    </w:p>
    <w:p w14:paraId="440510C9" w14:textId="5A34AD89" w:rsidR="00F83D0C" w:rsidRDefault="00F83D0C" w:rsidP="00F03698">
      <w:pPr>
        <w:pStyle w:val="ListParagraph"/>
        <w:numPr>
          <w:ilvl w:val="0"/>
          <w:numId w:val="1"/>
        </w:numPr>
      </w:pPr>
      <w:r>
        <w:t>Docker Containers are portable. (i.e.) – container will have application and all its dependencies such that take a container put it on any server it works without any dependency issues.</w:t>
      </w:r>
    </w:p>
    <w:p w14:paraId="31F25103" w14:textId="6FFD61DC" w:rsidR="00F83D0C" w:rsidRDefault="00F83D0C" w:rsidP="00F03698">
      <w:pPr>
        <w:pStyle w:val="ListParagraph"/>
        <w:numPr>
          <w:ilvl w:val="0"/>
          <w:numId w:val="1"/>
        </w:numPr>
      </w:pPr>
      <w:r>
        <w:t>Container creation time is fast.</w:t>
      </w:r>
      <w:r w:rsidR="00920A01">
        <w:t xml:space="preserve"> (i.e) containers are created &amp; started in seconds (i.e creation and startup time is less than 2 seconds.)</w:t>
      </w:r>
    </w:p>
    <w:p w14:paraId="66A0326D" w14:textId="23C5BC82" w:rsidR="00920A01" w:rsidRPr="00920A01" w:rsidRDefault="00920A01" w:rsidP="00F03698">
      <w:pPr>
        <w:pStyle w:val="ListParagraph"/>
        <w:numPr>
          <w:ilvl w:val="0"/>
          <w:numId w:val="1"/>
        </w:numPr>
        <w:rPr>
          <w:b/>
          <w:bCs/>
          <w:u w:val="single"/>
        </w:rPr>
      </w:pPr>
      <w:r w:rsidRPr="00920A01">
        <w:rPr>
          <w:b/>
          <w:bCs/>
          <w:u w:val="single"/>
        </w:rPr>
        <w:t>Deployment is easy &amp; fast.</w:t>
      </w:r>
    </w:p>
    <w:p w14:paraId="363098A8" w14:textId="75DDA95F" w:rsidR="00920A01" w:rsidRPr="00FF393A" w:rsidRDefault="00920A01" w:rsidP="00920A01">
      <w:pPr>
        <w:rPr>
          <w:b/>
          <w:bCs/>
        </w:rPr>
      </w:pPr>
      <w:r w:rsidRPr="00FF393A">
        <w:rPr>
          <w:b/>
          <w:bCs/>
        </w:rPr>
        <w:t>Process of creating containers:</w:t>
      </w:r>
    </w:p>
    <w:p w14:paraId="53B7A6CF" w14:textId="73150EE4" w:rsidR="00920A01" w:rsidRDefault="00920A01" w:rsidP="00920A01">
      <w:pPr>
        <w:pStyle w:val="ListParagraph"/>
        <w:numPr>
          <w:ilvl w:val="0"/>
          <w:numId w:val="1"/>
        </w:numPr>
      </w:pPr>
      <w:r>
        <w:t xml:space="preserve">Step1: Write a Docker file </w:t>
      </w:r>
    </w:p>
    <w:p w14:paraId="09E93160" w14:textId="74A7F68B" w:rsidR="00920A01" w:rsidRDefault="00920A01" w:rsidP="00920A01">
      <w:pPr>
        <w:pStyle w:val="ListParagraph"/>
        <w:ind w:left="1440"/>
      </w:pPr>
      <w:r>
        <w:t>In the same file docker file contains instructions which tells what should be part of our Docker image</w:t>
      </w:r>
    </w:p>
    <w:p w14:paraId="6AAA2A28" w14:textId="72CA53C9" w:rsidR="00920A01" w:rsidRDefault="00920A01" w:rsidP="00920A01">
      <w:pPr>
        <w:pStyle w:val="ListParagraph"/>
        <w:numPr>
          <w:ilvl w:val="0"/>
          <w:numId w:val="1"/>
        </w:numPr>
      </w:pPr>
      <w:r>
        <w:t xml:space="preserve">Step2: Using Docker file build docker image </w:t>
      </w:r>
    </w:p>
    <w:p w14:paraId="56FD282D" w14:textId="181DE2DC" w:rsidR="00920A01" w:rsidRDefault="00920A01" w:rsidP="00920A01">
      <w:pPr>
        <w:pStyle w:val="ListParagraph"/>
        <w:numPr>
          <w:ilvl w:val="0"/>
          <w:numId w:val="1"/>
        </w:numPr>
      </w:pPr>
      <w:r>
        <w:t>Step3: Using Docker image create Docker containers.</w:t>
      </w:r>
      <w:r w:rsidR="000A480A">
        <w:t xml:space="preserve"> (we can create 1000’s of docker containers)</w:t>
      </w:r>
    </w:p>
    <w:p w14:paraId="06536E4F" w14:textId="77777777" w:rsidR="00E00F20" w:rsidRDefault="00E00F20" w:rsidP="00E00F20">
      <w:pPr>
        <w:ind w:left="360"/>
      </w:pPr>
    </w:p>
    <w:p w14:paraId="6062DE0A" w14:textId="28AADDE0" w:rsidR="00E00F20" w:rsidRPr="00AE34D0" w:rsidRDefault="00E00F20" w:rsidP="00AE34D0">
      <w:pPr>
        <w:ind w:left="360"/>
        <w:rPr>
          <w:b/>
          <w:bCs/>
          <w:sz w:val="24"/>
          <w:szCs w:val="24"/>
        </w:rPr>
      </w:pPr>
      <w:r w:rsidRPr="00AE34D0">
        <w:rPr>
          <w:b/>
          <w:bCs/>
          <w:sz w:val="24"/>
          <w:szCs w:val="24"/>
        </w:rPr>
        <w:t>Install Docker on Linux Machine:</w:t>
      </w:r>
    </w:p>
    <w:p w14:paraId="15215928" w14:textId="55907212" w:rsidR="00E00F20" w:rsidRDefault="00AE34D0" w:rsidP="00E00F20">
      <w:pPr>
        <w:ind w:left="360"/>
        <w:rPr>
          <w:b/>
          <w:bCs/>
        </w:rPr>
      </w:pPr>
      <w:r>
        <w:rPr>
          <w:b/>
          <w:bCs/>
        </w:rPr>
        <w:t>#s</w:t>
      </w:r>
      <w:r w:rsidR="00E00F20">
        <w:rPr>
          <w:b/>
          <w:bCs/>
        </w:rPr>
        <w:t>udo yum install docker -y</w:t>
      </w:r>
    </w:p>
    <w:p w14:paraId="3A95876B" w14:textId="1578E15A" w:rsidR="00E00F20" w:rsidRDefault="00E00F20" w:rsidP="00E00F20">
      <w:pPr>
        <w:ind w:left="360"/>
      </w:pPr>
      <w:r w:rsidRPr="00E00F20">
        <w:t>Docker is a service we need to start the service</w:t>
      </w:r>
    </w:p>
    <w:p w14:paraId="5969E620" w14:textId="3C70F3FD" w:rsidR="00E00F20" w:rsidRDefault="00AE34D0" w:rsidP="00E00F20">
      <w:pPr>
        <w:ind w:left="360"/>
      </w:pPr>
      <w:r>
        <w:rPr>
          <w:b/>
          <w:bCs/>
        </w:rPr>
        <w:t>#s</w:t>
      </w:r>
      <w:r w:rsidR="00E00F20" w:rsidRPr="00E00F20">
        <w:rPr>
          <w:b/>
          <w:bCs/>
        </w:rPr>
        <w:t>udo usermod -aG docker ec2-user</w:t>
      </w:r>
      <w:r w:rsidR="00E00F20">
        <w:t xml:space="preserve"> (add ec2 user to docker group</w:t>
      </w:r>
      <w:r>
        <w:t xml:space="preserve">, </w:t>
      </w:r>
      <w:r w:rsidR="00E00F20">
        <w:t>such that ec2 user can man</w:t>
      </w:r>
      <w:r>
        <w:t>a</w:t>
      </w:r>
      <w:r w:rsidR="00E00F20">
        <w:t>ge docker without using Sudo)</w:t>
      </w:r>
      <w:r w:rsidR="00DC3242">
        <w:t>( to effect changes exit and reconnect)</w:t>
      </w:r>
    </w:p>
    <w:p w14:paraId="053D3AC2" w14:textId="4DEB3165" w:rsidR="00E00F20" w:rsidRDefault="00AE34D0" w:rsidP="00E00F20">
      <w:pPr>
        <w:ind w:left="360"/>
      </w:pPr>
      <w:r>
        <w:rPr>
          <w:b/>
          <w:bCs/>
        </w:rPr>
        <w:t>#s</w:t>
      </w:r>
      <w:r w:rsidR="00E00F20">
        <w:rPr>
          <w:b/>
          <w:bCs/>
        </w:rPr>
        <w:t>udo service docker start</w:t>
      </w:r>
      <w:r w:rsidR="00DC3242">
        <w:rPr>
          <w:b/>
          <w:bCs/>
        </w:rPr>
        <w:t xml:space="preserve"> </w:t>
      </w:r>
    </w:p>
    <w:p w14:paraId="71499069" w14:textId="34727424" w:rsidR="00DC3242" w:rsidRDefault="00AE34D0" w:rsidP="00E00F20">
      <w:pPr>
        <w:ind w:left="360"/>
      </w:pPr>
      <w:r>
        <w:rPr>
          <w:b/>
          <w:bCs/>
        </w:rPr>
        <w:t>#s</w:t>
      </w:r>
      <w:r w:rsidR="00DC3242" w:rsidRPr="00DC3242">
        <w:rPr>
          <w:b/>
          <w:bCs/>
        </w:rPr>
        <w:t xml:space="preserve">udo chkconfig docker on </w:t>
      </w:r>
      <w:r w:rsidR="00DC3242">
        <w:t xml:space="preserve">(enable docker on reboot </w:t>
      </w:r>
      <w:r>
        <w:t>(automatically</w:t>
      </w:r>
      <w:r w:rsidR="00DC3242">
        <w:t xml:space="preserve"> start docker ))</w:t>
      </w:r>
    </w:p>
    <w:p w14:paraId="10B789EF" w14:textId="46D7D8E5" w:rsidR="00DC3242" w:rsidRDefault="000359FC" w:rsidP="00E00F20">
      <w:pPr>
        <w:ind w:left="360"/>
        <w:rPr>
          <w:b/>
          <w:bCs/>
        </w:rPr>
      </w:pPr>
      <w:r>
        <w:rPr>
          <w:b/>
          <w:bCs/>
        </w:rPr>
        <w:t>#</w:t>
      </w:r>
      <w:r w:rsidR="00DC3242">
        <w:rPr>
          <w:b/>
          <w:bCs/>
        </w:rPr>
        <w:t>docker info</w:t>
      </w:r>
    </w:p>
    <w:p w14:paraId="6ADDF3D6" w14:textId="0E138B06" w:rsidR="00DC3242" w:rsidRPr="000359FC" w:rsidRDefault="00DC3242" w:rsidP="00E00F20">
      <w:pPr>
        <w:ind w:left="360"/>
        <w:rPr>
          <w:u w:val="single"/>
        </w:rPr>
      </w:pPr>
      <w:r w:rsidRPr="000359FC">
        <w:rPr>
          <w:u w:val="single"/>
        </w:rPr>
        <w:t>Run my app on container:</w:t>
      </w:r>
    </w:p>
    <w:p w14:paraId="1EC9174F" w14:textId="18B13E45" w:rsidR="00DC3242" w:rsidRPr="00DC3242" w:rsidRDefault="00AE34D0" w:rsidP="00E00F20">
      <w:pPr>
        <w:ind w:left="360"/>
        <w:rPr>
          <w:b/>
          <w:bCs/>
        </w:rPr>
      </w:pPr>
      <w:r>
        <w:rPr>
          <w:b/>
          <w:bCs/>
        </w:rPr>
        <w:t>c</w:t>
      </w:r>
      <w:r w:rsidR="00DC3242" w:rsidRPr="00DC3242">
        <w:rPr>
          <w:b/>
          <w:bCs/>
        </w:rPr>
        <w:t>d myweb/</w:t>
      </w:r>
    </w:p>
    <w:p w14:paraId="557E61D0" w14:textId="607598F0" w:rsidR="00DC3242" w:rsidRPr="00DC3242" w:rsidRDefault="00AE34D0" w:rsidP="00E00F20">
      <w:pPr>
        <w:ind w:left="360"/>
        <w:rPr>
          <w:b/>
          <w:bCs/>
        </w:rPr>
      </w:pPr>
      <w:r>
        <w:rPr>
          <w:b/>
          <w:bCs/>
        </w:rPr>
        <w:t>g</w:t>
      </w:r>
      <w:r w:rsidR="00DC3242" w:rsidRPr="00DC3242">
        <w:rPr>
          <w:b/>
          <w:bCs/>
        </w:rPr>
        <w:t>it pull</w:t>
      </w:r>
    </w:p>
    <w:p w14:paraId="0D9D4D4C" w14:textId="72FAF3E9" w:rsidR="00DC3242" w:rsidRDefault="00DC3242" w:rsidP="00E00F20">
      <w:pPr>
        <w:ind w:left="360"/>
      </w:pPr>
      <w:r>
        <w:t xml:space="preserve">Step1: </w:t>
      </w:r>
      <w:r w:rsidR="000359FC">
        <w:rPr>
          <w:b/>
          <w:bCs/>
        </w:rPr>
        <w:t>m</w:t>
      </w:r>
      <w:r w:rsidRPr="00DC3242">
        <w:rPr>
          <w:b/>
          <w:bCs/>
        </w:rPr>
        <w:t>vn clean package</w:t>
      </w:r>
    </w:p>
    <w:p w14:paraId="136402C7" w14:textId="0130C3E5" w:rsidR="00DC3242" w:rsidRDefault="00DC3242" w:rsidP="00E00F20">
      <w:pPr>
        <w:ind w:left="360"/>
      </w:pPr>
      <w:r>
        <w:t xml:space="preserve"> Step2: </w:t>
      </w:r>
      <w:r w:rsidRPr="00DC3242">
        <w:rPr>
          <w:b/>
          <w:bCs/>
        </w:rPr>
        <w:t>docker build -t myweb:1.0 .</w:t>
      </w:r>
      <w:r>
        <w:t xml:space="preserve">       (this command build image with name </w:t>
      </w:r>
      <w:r w:rsidR="000359FC">
        <w:t>myweb</w:t>
      </w:r>
      <w:r>
        <w:t xml:space="preserve"> and tag 1.0  &lt; . &gt; indicates build context)</w:t>
      </w:r>
    </w:p>
    <w:p w14:paraId="686C8E85" w14:textId="473221E8" w:rsidR="00DC3242" w:rsidRDefault="00DC3242" w:rsidP="00DC3242">
      <w:pPr>
        <w:pStyle w:val="ListParagraph"/>
        <w:numPr>
          <w:ilvl w:val="0"/>
          <w:numId w:val="1"/>
        </w:numPr>
        <w:rPr>
          <w:b/>
          <w:bCs/>
        </w:rPr>
      </w:pPr>
      <w:r w:rsidRPr="00DC3242">
        <w:rPr>
          <w:b/>
          <w:bCs/>
        </w:rPr>
        <w:t>docker images</w:t>
      </w:r>
    </w:p>
    <w:p w14:paraId="6328BF1E" w14:textId="339229E0" w:rsidR="008A0AA3" w:rsidRPr="008A0AA3" w:rsidRDefault="008A0AA3" w:rsidP="008A0AA3">
      <w:pPr>
        <w:pStyle w:val="ListParagraph"/>
        <w:numPr>
          <w:ilvl w:val="0"/>
          <w:numId w:val="1"/>
        </w:numPr>
        <w:rPr>
          <w:b/>
          <w:bCs/>
        </w:rPr>
      </w:pPr>
      <w:r>
        <w:rPr>
          <w:b/>
          <w:bCs/>
        </w:rPr>
        <w:t xml:space="preserve">docker run -d -p 8080:8080 myweb:1.0  </w:t>
      </w:r>
      <w:r>
        <w:t xml:space="preserve">(creating a container ) </w:t>
      </w:r>
    </w:p>
    <w:p w14:paraId="22AEA539" w14:textId="573CE8A6" w:rsidR="008A0AA3" w:rsidRPr="008A0AA3" w:rsidRDefault="008A0AA3" w:rsidP="008A0AA3">
      <w:pPr>
        <w:pStyle w:val="ListParagraph"/>
        <w:rPr>
          <w:b/>
          <w:bCs/>
        </w:rPr>
      </w:pPr>
      <w:r>
        <w:rPr>
          <w:b/>
          <w:bCs/>
        </w:rPr>
        <w:t xml:space="preserve"> </w:t>
      </w:r>
      <w:r>
        <w:t xml:space="preserve">-d indicates detached mode (i.e- run containers in background),, </w:t>
      </w:r>
    </w:p>
    <w:p w14:paraId="5F435CCF" w14:textId="3DDD2448" w:rsidR="008A0AA3" w:rsidRDefault="008A0AA3" w:rsidP="008A0AA3">
      <w:pPr>
        <w:pStyle w:val="ListParagraph"/>
      </w:pPr>
      <w:r>
        <w:t>-p is the port mapping (</w:t>
      </w:r>
      <w:r w:rsidR="00A215A6">
        <w:t>host-port: container-port</w:t>
      </w:r>
      <w:r>
        <w:t>)</w:t>
      </w:r>
    </w:p>
    <w:p w14:paraId="74AA52A5" w14:textId="56B617B9" w:rsidR="008A0AA3" w:rsidRDefault="008A0AA3" w:rsidP="008A0AA3">
      <w:pPr>
        <w:pStyle w:val="ListParagraph"/>
      </w:pPr>
      <w:r>
        <w:t>Container port is the port on which tomcat is running in a container.</w:t>
      </w:r>
    </w:p>
    <w:p w14:paraId="22B8F1DF" w14:textId="4CEFF201" w:rsidR="008A0AA3" w:rsidRDefault="008A0AA3" w:rsidP="008A0AA3">
      <w:pPr>
        <w:pStyle w:val="ListParagraph"/>
      </w:pPr>
      <w:r>
        <w:t>Host-port is the port allocated on the host using which we access containers on the host.</w:t>
      </w:r>
    </w:p>
    <w:p w14:paraId="6B0E0CEB" w14:textId="77777777" w:rsidR="008A0AA3" w:rsidRPr="008A0AA3" w:rsidRDefault="008A0AA3" w:rsidP="008A0AA3">
      <w:pPr>
        <w:pStyle w:val="ListParagraph"/>
      </w:pPr>
    </w:p>
    <w:p w14:paraId="7869B3A3" w14:textId="2E62D462" w:rsidR="008A0AA3" w:rsidRPr="008A0AA3" w:rsidRDefault="008A0AA3" w:rsidP="008A0AA3">
      <w:pPr>
        <w:pStyle w:val="ListParagraph"/>
      </w:pPr>
      <w:r>
        <w:lastRenderedPageBreak/>
        <w:t>go to web browser take public Ip and paste it browser (publicip8080:8080 /myweb/)</w:t>
      </w:r>
    </w:p>
    <w:p w14:paraId="5EDF8379" w14:textId="77777777" w:rsidR="00DC3242" w:rsidRPr="00DC3242" w:rsidRDefault="00DC3242" w:rsidP="00E00F20">
      <w:pPr>
        <w:ind w:left="360"/>
      </w:pPr>
    </w:p>
    <w:p w14:paraId="058E2E5E" w14:textId="5EE10208" w:rsidR="00E00F20" w:rsidRDefault="00F76C48" w:rsidP="00E00F20">
      <w:pPr>
        <w:ind w:left="360"/>
      </w:pPr>
      <w:r>
        <w:rPr>
          <w:b/>
          <w:bCs/>
        </w:rPr>
        <w:t>#</w:t>
      </w:r>
      <w:r w:rsidR="00FA19BA">
        <w:rPr>
          <w:b/>
          <w:bCs/>
        </w:rPr>
        <w:t xml:space="preserve">docker ps </w:t>
      </w:r>
      <w:r w:rsidR="00A215A6">
        <w:rPr>
          <w:b/>
          <w:bCs/>
        </w:rPr>
        <w:t xml:space="preserve"> </w:t>
      </w:r>
      <w:r w:rsidR="00A215A6">
        <w:t>(</w:t>
      </w:r>
      <w:r w:rsidR="00FA19BA">
        <w:t>to list containers)</w:t>
      </w:r>
    </w:p>
    <w:p w14:paraId="2A49240D" w14:textId="52F8D21A" w:rsidR="008A2B04" w:rsidRDefault="008A2B04" w:rsidP="00E00F20">
      <w:pPr>
        <w:ind w:left="360"/>
      </w:pPr>
    </w:p>
    <w:p w14:paraId="2EA0FEF2" w14:textId="47F1DC69" w:rsidR="008A2B04" w:rsidRDefault="008A2B04" w:rsidP="00E00F20">
      <w:pPr>
        <w:ind w:left="360"/>
      </w:pPr>
      <w:r>
        <w:t>-----------------------------------------------31-10-19--------------------------------------------</w:t>
      </w:r>
    </w:p>
    <w:p w14:paraId="7F3645AF" w14:textId="0B289FC9" w:rsidR="008A2B04" w:rsidRDefault="008A2B04" w:rsidP="00E00F20">
      <w:pPr>
        <w:ind w:left="360"/>
        <w:rPr>
          <w:b/>
          <w:bCs/>
          <w:sz w:val="24"/>
          <w:szCs w:val="24"/>
        </w:rPr>
      </w:pPr>
      <w:r w:rsidRPr="008A2B04">
        <w:rPr>
          <w:b/>
          <w:bCs/>
          <w:sz w:val="24"/>
          <w:szCs w:val="24"/>
        </w:rPr>
        <w:t>Docker architecture:</w:t>
      </w:r>
    </w:p>
    <w:p w14:paraId="3086A1C9" w14:textId="1ABB19CE" w:rsidR="004807F9" w:rsidRDefault="004807F9" w:rsidP="00E00F20">
      <w:pPr>
        <w:ind w:left="360"/>
        <w:rPr>
          <w:b/>
          <w:bCs/>
          <w:sz w:val="24"/>
          <w:szCs w:val="24"/>
        </w:rPr>
      </w:pPr>
      <w:r>
        <w:rPr>
          <w:noProof/>
        </w:rPr>
        <w:drawing>
          <wp:inline distT="0" distB="0" distL="0" distR="0" wp14:anchorId="16D9B075" wp14:editId="14FDBA08">
            <wp:extent cx="5731510" cy="26962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96210"/>
                    </a:xfrm>
                    <a:prstGeom prst="rect">
                      <a:avLst/>
                    </a:prstGeom>
                  </pic:spPr>
                </pic:pic>
              </a:graphicData>
            </a:graphic>
          </wp:inline>
        </w:drawing>
      </w:r>
    </w:p>
    <w:p w14:paraId="5D02782D" w14:textId="31ABEF49" w:rsidR="008A2B04" w:rsidRDefault="008A2B04" w:rsidP="00E00F20">
      <w:pPr>
        <w:ind w:left="360"/>
        <w:rPr>
          <w:b/>
          <w:bCs/>
          <w:sz w:val="24"/>
          <w:szCs w:val="24"/>
        </w:rPr>
      </w:pPr>
    </w:p>
    <w:p w14:paraId="2C079B69" w14:textId="113C237E" w:rsidR="002D24EB" w:rsidRDefault="002D24EB" w:rsidP="00E00F20">
      <w:pPr>
        <w:ind w:left="360"/>
        <w:rPr>
          <w:b/>
          <w:bCs/>
          <w:sz w:val="24"/>
          <w:szCs w:val="24"/>
        </w:rPr>
      </w:pPr>
      <w:r>
        <w:rPr>
          <w:noProof/>
        </w:rPr>
        <w:drawing>
          <wp:anchor distT="0" distB="0" distL="114300" distR="114300" simplePos="0" relativeHeight="251658240" behindDoc="0" locked="0" layoutInCell="1" allowOverlap="1" wp14:anchorId="52E6063C" wp14:editId="2903C8D4">
            <wp:simplePos x="1143000" y="5764530"/>
            <wp:positionH relativeFrom="column">
              <wp:align>left</wp:align>
            </wp:positionH>
            <wp:positionV relativeFrom="paragraph">
              <wp:align>top</wp:align>
            </wp:positionV>
            <wp:extent cx="3811905" cy="2577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11905" cy="2577465"/>
                    </a:xfrm>
                    <a:prstGeom prst="rect">
                      <a:avLst/>
                    </a:prstGeom>
                  </pic:spPr>
                </pic:pic>
              </a:graphicData>
            </a:graphic>
          </wp:anchor>
        </w:drawing>
      </w:r>
      <w:r w:rsidR="00137597">
        <w:rPr>
          <w:b/>
          <w:bCs/>
          <w:sz w:val="24"/>
          <w:szCs w:val="24"/>
        </w:rPr>
        <w:br w:type="textWrapping" w:clear="all"/>
      </w:r>
    </w:p>
    <w:p w14:paraId="3C5E66B2" w14:textId="0BB24567" w:rsidR="008A2B04" w:rsidRDefault="008A2B04" w:rsidP="00E00F20">
      <w:pPr>
        <w:ind w:left="360"/>
        <w:rPr>
          <w:noProof/>
        </w:rPr>
      </w:pPr>
    </w:p>
    <w:p w14:paraId="7F9A0B66" w14:textId="33939BD3" w:rsidR="002D24EB" w:rsidRDefault="002D24EB" w:rsidP="002D24EB">
      <w:pPr>
        <w:ind w:left="360"/>
        <w:rPr>
          <w:noProof/>
          <w:sz w:val="24"/>
          <w:szCs w:val="24"/>
        </w:rPr>
      </w:pPr>
      <w:r w:rsidRPr="002D24EB">
        <w:rPr>
          <w:b/>
          <w:bCs/>
          <w:noProof/>
          <w:sz w:val="24"/>
          <w:szCs w:val="24"/>
        </w:rPr>
        <w:t xml:space="preserve">Client: </w:t>
      </w:r>
      <w:r>
        <w:rPr>
          <w:noProof/>
          <w:sz w:val="24"/>
          <w:szCs w:val="24"/>
        </w:rPr>
        <w:t>The machine on which we run docker commands (client and docker host can be same,</w:t>
      </w:r>
      <w:r w:rsidRPr="002D24EB">
        <w:rPr>
          <w:noProof/>
          <w:sz w:val="24"/>
          <w:szCs w:val="24"/>
        </w:rPr>
        <w:t xml:space="preserve"> </w:t>
      </w:r>
      <w:r>
        <w:rPr>
          <w:noProof/>
          <w:sz w:val="24"/>
          <w:szCs w:val="24"/>
        </w:rPr>
        <w:t>client and docker host can be different)</w:t>
      </w:r>
    </w:p>
    <w:p w14:paraId="3CF673A3" w14:textId="214AE715" w:rsidR="00237D84" w:rsidRDefault="00237D84" w:rsidP="00237D84">
      <w:pPr>
        <w:pStyle w:val="ListParagraph"/>
        <w:ind w:left="360"/>
        <w:rPr>
          <w:noProof/>
          <w:sz w:val="24"/>
          <w:szCs w:val="24"/>
        </w:rPr>
      </w:pPr>
      <w:r>
        <w:rPr>
          <w:noProof/>
          <w:sz w:val="24"/>
          <w:szCs w:val="24"/>
        </w:rPr>
        <w:lastRenderedPageBreak/>
        <w:t>(</w:t>
      </w:r>
      <w:r w:rsidRPr="00237D84">
        <w:rPr>
          <w:noProof/>
          <w:sz w:val="24"/>
          <w:szCs w:val="24"/>
        </w:rPr>
        <w:t>docker commands hit docker daemon i.e docker engine , th</w:t>
      </w:r>
      <w:r>
        <w:rPr>
          <w:noProof/>
          <w:sz w:val="24"/>
          <w:szCs w:val="24"/>
        </w:rPr>
        <w:t>en from docker daemon images are created (these can be stored in registry – i.e nexus or j frog) , from image containers are created. - bhargav)</w:t>
      </w:r>
    </w:p>
    <w:p w14:paraId="57EC4B2C" w14:textId="729AF002" w:rsidR="002D24EB" w:rsidRPr="00237D84" w:rsidRDefault="002D24EB" w:rsidP="008C4016">
      <w:pPr>
        <w:pStyle w:val="ListParagraph"/>
        <w:numPr>
          <w:ilvl w:val="0"/>
          <w:numId w:val="1"/>
        </w:numPr>
        <w:ind w:left="360"/>
        <w:rPr>
          <w:noProof/>
          <w:sz w:val="24"/>
          <w:szCs w:val="24"/>
        </w:rPr>
      </w:pPr>
      <w:r w:rsidRPr="00237D84">
        <w:rPr>
          <w:b/>
          <w:bCs/>
          <w:noProof/>
          <w:sz w:val="24"/>
          <w:szCs w:val="24"/>
        </w:rPr>
        <w:t>Docker Host :</w:t>
      </w:r>
      <w:r w:rsidRPr="00237D84">
        <w:rPr>
          <w:noProof/>
          <w:sz w:val="24"/>
          <w:szCs w:val="24"/>
        </w:rPr>
        <w:t xml:space="preserve"> The machine on which docker is installed. It can contain containers and images locally.</w:t>
      </w:r>
    </w:p>
    <w:p w14:paraId="4FAA3652" w14:textId="22D3350E" w:rsidR="002D24EB" w:rsidRDefault="002D24EB" w:rsidP="002D24EB">
      <w:pPr>
        <w:ind w:left="360"/>
        <w:rPr>
          <w:noProof/>
          <w:sz w:val="24"/>
          <w:szCs w:val="24"/>
        </w:rPr>
      </w:pPr>
      <w:r w:rsidRPr="002D24EB">
        <w:rPr>
          <w:b/>
          <w:bCs/>
          <w:noProof/>
          <w:sz w:val="24"/>
          <w:szCs w:val="24"/>
        </w:rPr>
        <w:t>Registry:</w:t>
      </w:r>
      <w:r>
        <w:rPr>
          <w:noProof/>
          <w:sz w:val="24"/>
          <w:szCs w:val="24"/>
        </w:rPr>
        <w:t xml:space="preserve"> Server which will host docker images.</w:t>
      </w:r>
    </w:p>
    <w:p w14:paraId="5DA5871E" w14:textId="77777777" w:rsidR="002D24EB" w:rsidRDefault="002D24EB" w:rsidP="002D24EB">
      <w:pPr>
        <w:pStyle w:val="ListParagraph"/>
        <w:numPr>
          <w:ilvl w:val="0"/>
          <w:numId w:val="1"/>
        </w:numPr>
        <w:rPr>
          <w:noProof/>
          <w:sz w:val="24"/>
          <w:szCs w:val="24"/>
        </w:rPr>
      </w:pPr>
      <w:r>
        <w:rPr>
          <w:b/>
          <w:bCs/>
          <w:noProof/>
          <w:sz w:val="24"/>
          <w:szCs w:val="24"/>
        </w:rPr>
        <w:t>Docker</w:t>
      </w:r>
      <w:r>
        <w:rPr>
          <w:noProof/>
          <w:sz w:val="24"/>
          <w:szCs w:val="24"/>
        </w:rPr>
        <w:t xml:space="preserve"> has docker hub </w:t>
      </w:r>
    </w:p>
    <w:p w14:paraId="1BA71655" w14:textId="6876CF1A" w:rsidR="002D24EB" w:rsidRDefault="002D24EB" w:rsidP="002D24EB">
      <w:pPr>
        <w:pStyle w:val="ListParagraph"/>
        <w:ind w:firstLine="720"/>
        <w:rPr>
          <w:noProof/>
          <w:sz w:val="24"/>
          <w:szCs w:val="24"/>
        </w:rPr>
      </w:pPr>
      <w:r>
        <w:rPr>
          <w:noProof/>
          <w:sz w:val="24"/>
          <w:szCs w:val="24"/>
        </w:rPr>
        <w:t>hub.docker.com - it’s a registry available over internet</w:t>
      </w:r>
    </w:p>
    <w:p w14:paraId="30F41341" w14:textId="6105F845" w:rsidR="002D24EB" w:rsidRDefault="002D24EB" w:rsidP="002D24EB">
      <w:pPr>
        <w:pStyle w:val="ListParagraph"/>
        <w:ind w:firstLine="720"/>
        <w:rPr>
          <w:noProof/>
          <w:sz w:val="24"/>
          <w:szCs w:val="24"/>
        </w:rPr>
      </w:pPr>
      <w:r>
        <w:rPr>
          <w:noProof/>
          <w:sz w:val="24"/>
          <w:szCs w:val="24"/>
        </w:rPr>
        <w:t>docker hub is hosted by docker  inc it is available for all.</w:t>
      </w:r>
    </w:p>
    <w:p w14:paraId="17CA35D0" w14:textId="2EC435BF" w:rsidR="009C433E" w:rsidRDefault="009C433E" w:rsidP="009C433E">
      <w:pPr>
        <w:rPr>
          <w:noProof/>
          <w:sz w:val="24"/>
          <w:szCs w:val="24"/>
        </w:rPr>
      </w:pPr>
    </w:p>
    <w:p w14:paraId="384EA027" w14:textId="5B4B66E0" w:rsidR="009C433E" w:rsidRDefault="009C433E" w:rsidP="009C433E">
      <w:pPr>
        <w:rPr>
          <w:noProof/>
          <w:sz w:val="24"/>
          <w:szCs w:val="24"/>
        </w:rPr>
      </w:pPr>
      <w:r>
        <w:rPr>
          <w:noProof/>
          <w:sz w:val="24"/>
          <w:szCs w:val="24"/>
        </w:rPr>
        <w:t>Create a/c in docker hub</w:t>
      </w:r>
    </w:p>
    <w:p w14:paraId="76B69276" w14:textId="69B12ACF" w:rsidR="009C433E" w:rsidRDefault="009C433E" w:rsidP="009C433E">
      <w:pPr>
        <w:rPr>
          <w:noProof/>
          <w:sz w:val="24"/>
          <w:szCs w:val="24"/>
        </w:rPr>
      </w:pPr>
      <w:r>
        <w:rPr>
          <w:noProof/>
          <w:sz w:val="24"/>
          <w:szCs w:val="24"/>
        </w:rPr>
        <w:t>Push images to docker hub</w:t>
      </w:r>
    </w:p>
    <w:p w14:paraId="4CC43E43" w14:textId="33D6550F" w:rsidR="009C433E" w:rsidRDefault="009C433E" w:rsidP="009C433E">
      <w:pPr>
        <w:rPr>
          <w:noProof/>
          <w:sz w:val="24"/>
          <w:szCs w:val="24"/>
        </w:rPr>
      </w:pPr>
      <w:r>
        <w:rPr>
          <w:noProof/>
          <w:sz w:val="24"/>
          <w:szCs w:val="24"/>
        </w:rPr>
        <w:t xml:space="preserve">Step1: </w:t>
      </w:r>
    </w:p>
    <w:p w14:paraId="0EE86FDE" w14:textId="61829D7A" w:rsidR="009C433E" w:rsidRDefault="009C433E" w:rsidP="009C433E">
      <w:pPr>
        <w:rPr>
          <w:noProof/>
          <w:sz w:val="24"/>
          <w:szCs w:val="24"/>
        </w:rPr>
      </w:pPr>
      <w:r>
        <w:rPr>
          <w:noProof/>
          <w:sz w:val="24"/>
          <w:szCs w:val="24"/>
        </w:rPr>
        <w:t>In order to push images to docker hub we need to tag our images as follows.</w:t>
      </w:r>
    </w:p>
    <w:p w14:paraId="379C3645" w14:textId="2CB6ACA1" w:rsidR="009C433E" w:rsidRDefault="00603D7B" w:rsidP="009C433E">
      <w:pPr>
        <w:rPr>
          <w:noProof/>
          <w:sz w:val="24"/>
          <w:szCs w:val="24"/>
        </w:rPr>
      </w:pPr>
      <w:r>
        <w:rPr>
          <w:b/>
          <w:noProof/>
          <w:sz w:val="24"/>
          <w:szCs w:val="24"/>
        </w:rPr>
        <w:t>#</w:t>
      </w:r>
      <w:r w:rsidR="009C433E" w:rsidRPr="00603D7B">
        <w:rPr>
          <w:b/>
          <w:noProof/>
          <w:sz w:val="24"/>
          <w:szCs w:val="24"/>
        </w:rPr>
        <w:t>docker build -t</w:t>
      </w:r>
      <w:r w:rsidR="009C433E">
        <w:rPr>
          <w:noProof/>
          <w:sz w:val="24"/>
          <w:szCs w:val="24"/>
        </w:rPr>
        <w:t xml:space="preserve"> </w:t>
      </w:r>
      <w:r w:rsidR="009C433E" w:rsidRPr="00603D7B">
        <w:rPr>
          <w:b/>
          <w:bCs/>
          <w:noProof/>
          <w:sz w:val="24"/>
          <w:szCs w:val="24"/>
        </w:rPr>
        <w:t xml:space="preserve">lokesh/hari-app:1.0 .  </w:t>
      </w:r>
      <w:r w:rsidR="009C433E">
        <w:rPr>
          <w:noProof/>
          <w:sz w:val="24"/>
          <w:szCs w:val="24"/>
        </w:rPr>
        <w:t>(dockerhub-id/image-name:tag)</w:t>
      </w:r>
    </w:p>
    <w:p w14:paraId="756A0021" w14:textId="29473B32" w:rsidR="00603D7B" w:rsidRDefault="00603D7B" w:rsidP="009C433E">
      <w:pPr>
        <w:rPr>
          <w:noProof/>
          <w:sz w:val="24"/>
          <w:szCs w:val="24"/>
        </w:rPr>
      </w:pPr>
      <w:r>
        <w:rPr>
          <w:b/>
          <w:noProof/>
          <w:sz w:val="24"/>
          <w:szCs w:val="24"/>
        </w:rPr>
        <w:t>#</w:t>
      </w:r>
      <w:r w:rsidRPr="00603D7B">
        <w:rPr>
          <w:b/>
          <w:noProof/>
          <w:sz w:val="24"/>
          <w:szCs w:val="24"/>
        </w:rPr>
        <w:t>docker images</w:t>
      </w:r>
    </w:p>
    <w:p w14:paraId="676FDED9" w14:textId="30639268" w:rsidR="00603D7B" w:rsidRDefault="00603D7B" w:rsidP="009C433E">
      <w:pPr>
        <w:rPr>
          <w:noProof/>
          <w:sz w:val="24"/>
          <w:szCs w:val="24"/>
        </w:rPr>
      </w:pPr>
      <w:r>
        <w:rPr>
          <w:noProof/>
          <w:sz w:val="24"/>
          <w:szCs w:val="24"/>
        </w:rPr>
        <w:t>Login to docker hub</w:t>
      </w:r>
    </w:p>
    <w:p w14:paraId="76F4689C" w14:textId="6EC22661" w:rsidR="00603D7B" w:rsidRPr="00603D7B" w:rsidRDefault="00603D7B" w:rsidP="009C433E">
      <w:pPr>
        <w:rPr>
          <w:b/>
          <w:bCs/>
          <w:noProof/>
          <w:sz w:val="24"/>
          <w:szCs w:val="24"/>
        </w:rPr>
      </w:pPr>
      <w:r w:rsidRPr="00603D7B">
        <w:rPr>
          <w:b/>
          <w:bCs/>
          <w:noProof/>
          <w:sz w:val="24"/>
          <w:szCs w:val="24"/>
        </w:rPr>
        <w:t>#docker login</w:t>
      </w:r>
    </w:p>
    <w:p w14:paraId="29CC92A2" w14:textId="05A062AA" w:rsidR="00603D7B" w:rsidRDefault="00603D7B" w:rsidP="009C433E">
      <w:pPr>
        <w:rPr>
          <w:noProof/>
          <w:sz w:val="24"/>
          <w:szCs w:val="24"/>
        </w:rPr>
      </w:pPr>
      <w:r>
        <w:rPr>
          <w:noProof/>
          <w:sz w:val="24"/>
          <w:szCs w:val="24"/>
        </w:rPr>
        <w:t>Username:hubid (lokesh)</w:t>
      </w:r>
    </w:p>
    <w:p w14:paraId="74F5B9D2" w14:textId="7709708E" w:rsidR="00603D7B" w:rsidRDefault="00603D7B" w:rsidP="009C433E">
      <w:pPr>
        <w:rPr>
          <w:noProof/>
          <w:sz w:val="24"/>
          <w:szCs w:val="24"/>
        </w:rPr>
      </w:pPr>
      <w:r>
        <w:rPr>
          <w:noProof/>
          <w:sz w:val="24"/>
          <w:szCs w:val="24"/>
        </w:rPr>
        <w:t>Password: give password</w:t>
      </w:r>
    </w:p>
    <w:p w14:paraId="5F840601" w14:textId="5F4340FE" w:rsidR="00603D7B" w:rsidRDefault="00603D7B" w:rsidP="009C433E">
      <w:pPr>
        <w:rPr>
          <w:b/>
          <w:bCs/>
          <w:noProof/>
          <w:sz w:val="24"/>
          <w:szCs w:val="24"/>
        </w:rPr>
      </w:pPr>
      <w:r w:rsidRPr="00603D7B">
        <w:rPr>
          <w:b/>
          <w:bCs/>
          <w:noProof/>
          <w:sz w:val="24"/>
          <w:szCs w:val="24"/>
        </w:rPr>
        <w:t>#docker push lokesh/hari-app:1.0</w:t>
      </w:r>
    </w:p>
    <w:p w14:paraId="0826A101" w14:textId="77777777" w:rsidR="00603D7B" w:rsidRDefault="00603D7B" w:rsidP="009C433E">
      <w:pPr>
        <w:rPr>
          <w:noProof/>
          <w:sz w:val="24"/>
          <w:szCs w:val="24"/>
        </w:rPr>
      </w:pPr>
      <w:r w:rsidRPr="00603D7B">
        <w:rPr>
          <w:noProof/>
          <w:sz w:val="24"/>
          <w:szCs w:val="24"/>
        </w:rPr>
        <w:t xml:space="preserve">Want to pull any image : </w:t>
      </w:r>
    </w:p>
    <w:p w14:paraId="32213833" w14:textId="0DB9EAD0" w:rsidR="00603D7B" w:rsidRDefault="00603D7B" w:rsidP="009C433E">
      <w:pPr>
        <w:pBdr>
          <w:bottom w:val="single" w:sz="6" w:space="1" w:color="auto"/>
        </w:pBdr>
        <w:rPr>
          <w:noProof/>
          <w:sz w:val="24"/>
          <w:szCs w:val="24"/>
        </w:rPr>
      </w:pPr>
      <w:r w:rsidRPr="00603D7B">
        <w:rPr>
          <w:b/>
          <w:bCs/>
          <w:noProof/>
          <w:sz w:val="24"/>
          <w:szCs w:val="24"/>
        </w:rPr>
        <w:t># docker pull lokesh/hari-app:1.0</w:t>
      </w:r>
      <w:r w:rsidRPr="00603D7B">
        <w:rPr>
          <w:noProof/>
          <w:sz w:val="24"/>
          <w:szCs w:val="24"/>
        </w:rPr>
        <w:t xml:space="preserve"> (if image is available at local it wont pull , it says up to date)</w:t>
      </w:r>
    </w:p>
    <w:p w14:paraId="3E6FB81A" w14:textId="170C5F78" w:rsidR="000C59F6" w:rsidRDefault="000C59F6" w:rsidP="009C433E">
      <w:pPr>
        <w:rPr>
          <w:noProof/>
          <w:sz w:val="24"/>
          <w:szCs w:val="24"/>
        </w:rPr>
      </w:pPr>
      <w:r>
        <w:rPr>
          <w:noProof/>
          <w:sz w:val="24"/>
          <w:szCs w:val="24"/>
        </w:rPr>
        <w:t>Basic Docker commands :</w:t>
      </w:r>
    </w:p>
    <w:p w14:paraId="50B74FBE" w14:textId="5ACFC0AA" w:rsidR="000C59F6" w:rsidRDefault="00D50391" w:rsidP="009C433E">
      <w:pPr>
        <w:rPr>
          <w:noProof/>
          <w:sz w:val="24"/>
          <w:szCs w:val="24"/>
        </w:rPr>
      </w:pPr>
      <w:r>
        <w:rPr>
          <w:b/>
          <w:bCs/>
          <w:noProof/>
          <w:sz w:val="24"/>
          <w:szCs w:val="24"/>
        </w:rPr>
        <w:t>#d</w:t>
      </w:r>
      <w:r w:rsidR="000C59F6" w:rsidRPr="00D50391">
        <w:rPr>
          <w:b/>
          <w:bCs/>
          <w:noProof/>
          <w:sz w:val="24"/>
          <w:szCs w:val="24"/>
        </w:rPr>
        <w:t>ocker images</w:t>
      </w:r>
      <w:r w:rsidR="000C59F6">
        <w:rPr>
          <w:noProof/>
          <w:sz w:val="24"/>
          <w:szCs w:val="24"/>
        </w:rPr>
        <w:t xml:space="preserve"> (list all images)</w:t>
      </w:r>
    </w:p>
    <w:p w14:paraId="622B3958" w14:textId="20443002" w:rsidR="000C59F6" w:rsidRDefault="00D50391" w:rsidP="009C433E">
      <w:pPr>
        <w:rPr>
          <w:noProof/>
          <w:sz w:val="24"/>
          <w:szCs w:val="24"/>
        </w:rPr>
      </w:pPr>
      <w:r>
        <w:rPr>
          <w:b/>
          <w:bCs/>
          <w:noProof/>
          <w:sz w:val="24"/>
          <w:szCs w:val="24"/>
        </w:rPr>
        <w:t>#d</w:t>
      </w:r>
      <w:r w:rsidR="000C59F6" w:rsidRPr="00D50391">
        <w:rPr>
          <w:b/>
          <w:bCs/>
          <w:noProof/>
          <w:sz w:val="24"/>
          <w:szCs w:val="24"/>
        </w:rPr>
        <w:t>ocker rmi (image id’s or image names)</w:t>
      </w:r>
      <w:r w:rsidR="000C59F6">
        <w:rPr>
          <w:noProof/>
          <w:sz w:val="24"/>
          <w:szCs w:val="24"/>
        </w:rPr>
        <w:t xml:space="preserve"> – rmi stands for remove image. ( to remove multiple images give space paste image id or image name)</w:t>
      </w:r>
    </w:p>
    <w:p w14:paraId="67B3DBE6" w14:textId="31BE41AE" w:rsidR="000C59F6" w:rsidRDefault="000C59F6" w:rsidP="009C433E">
      <w:pPr>
        <w:rPr>
          <w:noProof/>
          <w:sz w:val="24"/>
          <w:szCs w:val="24"/>
        </w:rPr>
      </w:pPr>
      <w:r>
        <w:rPr>
          <w:noProof/>
          <w:sz w:val="24"/>
          <w:szCs w:val="24"/>
        </w:rPr>
        <w:t>If image is used by container we cant remove that.</w:t>
      </w:r>
    </w:p>
    <w:p w14:paraId="1AC4D642" w14:textId="77777777" w:rsidR="00D50391" w:rsidRDefault="00D50391" w:rsidP="009C433E">
      <w:pPr>
        <w:rPr>
          <w:noProof/>
          <w:sz w:val="24"/>
          <w:szCs w:val="24"/>
        </w:rPr>
      </w:pPr>
      <w:r>
        <w:rPr>
          <w:b/>
          <w:bCs/>
          <w:noProof/>
          <w:sz w:val="24"/>
          <w:szCs w:val="24"/>
        </w:rPr>
        <w:t>#</w:t>
      </w:r>
      <w:r w:rsidR="000C59F6" w:rsidRPr="00D50391">
        <w:rPr>
          <w:b/>
          <w:bCs/>
          <w:noProof/>
          <w:sz w:val="24"/>
          <w:szCs w:val="24"/>
        </w:rPr>
        <w:t>docker images -q</w:t>
      </w:r>
      <w:r w:rsidR="000C59F6">
        <w:rPr>
          <w:noProof/>
          <w:sz w:val="24"/>
          <w:szCs w:val="24"/>
        </w:rPr>
        <w:t xml:space="preserve"> </w:t>
      </w:r>
      <w:r>
        <w:rPr>
          <w:noProof/>
          <w:sz w:val="24"/>
          <w:szCs w:val="24"/>
        </w:rPr>
        <w:t xml:space="preserve">   -</w:t>
      </w:r>
      <w:r w:rsidR="000C59F6">
        <w:rPr>
          <w:noProof/>
          <w:sz w:val="24"/>
          <w:szCs w:val="24"/>
        </w:rPr>
        <w:t>(returns only image id’s)</w:t>
      </w:r>
    </w:p>
    <w:p w14:paraId="27BAC9B3" w14:textId="43D8A521" w:rsidR="000F1A3D" w:rsidRDefault="00D50391" w:rsidP="009C433E">
      <w:pPr>
        <w:pBdr>
          <w:bottom w:val="single" w:sz="6" w:space="1" w:color="auto"/>
        </w:pBdr>
        <w:rPr>
          <w:noProof/>
          <w:sz w:val="24"/>
          <w:szCs w:val="24"/>
        </w:rPr>
      </w:pPr>
      <w:r>
        <w:rPr>
          <w:noProof/>
          <w:sz w:val="24"/>
          <w:szCs w:val="24"/>
        </w:rPr>
        <w:t>#</w:t>
      </w:r>
      <w:r w:rsidRPr="00D50391">
        <w:rPr>
          <w:b/>
          <w:bCs/>
          <w:noProof/>
          <w:sz w:val="24"/>
          <w:szCs w:val="24"/>
        </w:rPr>
        <w:t>docker rmi $(docker images -q)</w:t>
      </w:r>
      <w:r>
        <w:rPr>
          <w:b/>
          <w:bCs/>
          <w:noProof/>
          <w:sz w:val="24"/>
          <w:szCs w:val="24"/>
        </w:rPr>
        <w:t xml:space="preserve"> –</w:t>
      </w:r>
      <w:r>
        <w:rPr>
          <w:noProof/>
          <w:sz w:val="24"/>
          <w:szCs w:val="24"/>
        </w:rPr>
        <w:t xml:space="preserve"> to remove all images (If image is used by container we cant remove that)</w:t>
      </w:r>
    </w:p>
    <w:p w14:paraId="2D1EA418" w14:textId="4B310FBC" w:rsidR="00D50391" w:rsidRPr="00D50391" w:rsidRDefault="00D50391" w:rsidP="009C433E">
      <w:pPr>
        <w:rPr>
          <w:b/>
          <w:bCs/>
          <w:noProof/>
          <w:sz w:val="32"/>
          <w:szCs w:val="32"/>
          <w:u w:val="single"/>
        </w:rPr>
      </w:pPr>
      <w:r w:rsidRPr="00D50391">
        <w:rPr>
          <w:b/>
          <w:bCs/>
          <w:noProof/>
          <w:sz w:val="32"/>
          <w:szCs w:val="32"/>
          <w:u w:val="single"/>
        </w:rPr>
        <w:lastRenderedPageBreak/>
        <w:t>Containers:</w:t>
      </w:r>
    </w:p>
    <w:p w14:paraId="32952ADF" w14:textId="5164876C" w:rsidR="00D50391" w:rsidRDefault="00D50391" w:rsidP="009C433E">
      <w:pPr>
        <w:rPr>
          <w:noProof/>
          <w:sz w:val="24"/>
          <w:szCs w:val="24"/>
        </w:rPr>
      </w:pPr>
      <w:r>
        <w:rPr>
          <w:b/>
          <w:bCs/>
          <w:noProof/>
          <w:sz w:val="24"/>
          <w:szCs w:val="24"/>
        </w:rPr>
        <w:t>d</w:t>
      </w:r>
      <w:r w:rsidRPr="00D50391">
        <w:rPr>
          <w:b/>
          <w:bCs/>
          <w:noProof/>
          <w:sz w:val="24"/>
          <w:szCs w:val="24"/>
        </w:rPr>
        <w:t>ocker run -it -p 8080:8080 lokesh/hari-app:1.0</w:t>
      </w:r>
      <w:r>
        <w:rPr>
          <w:noProof/>
          <w:sz w:val="24"/>
          <w:szCs w:val="24"/>
        </w:rPr>
        <w:t xml:space="preserve"> (-it </w:t>
      </w:r>
      <w:r w:rsidRPr="00D50391">
        <w:rPr>
          <w:noProof/>
          <w:sz w:val="24"/>
          <w:szCs w:val="24"/>
        </w:rPr>
        <w:sym w:font="Wingdings" w:char="F0E0"/>
      </w:r>
      <w:r>
        <w:rPr>
          <w:noProof/>
          <w:sz w:val="24"/>
          <w:szCs w:val="24"/>
        </w:rPr>
        <w:t xml:space="preserve"> interactive terminal (its going to show logs in the terminal))</w:t>
      </w:r>
    </w:p>
    <w:p w14:paraId="18AC27C8" w14:textId="70BB9EFD" w:rsidR="00D50391" w:rsidRDefault="00D50391" w:rsidP="009C433E">
      <w:pPr>
        <w:rPr>
          <w:noProof/>
          <w:sz w:val="24"/>
          <w:szCs w:val="24"/>
        </w:rPr>
      </w:pPr>
      <w:r w:rsidRPr="00D50391">
        <w:rPr>
          <w:b/>
          <w:bCs/>
          <w:noProof/>
          <w:sz w:val="24"/>
          <w:szCs w:val="24"/>
        </w:rPr>
        <w:t>docker ps</w:t>
      </w:r>
      <w:r>
        <w:rPr>
          <w:noProof/>
          <w:sz w:val="24"/>
          <w:szCs w:val="24"/>
        </w:rPr>
        <w:t xml:space="preserve"> – displays details about running containers.</w:t>
      </w:r>
    </w:p>
    <w:p w14:paraId="68CF335F" w14:textId="464C892E" w:rsidR="006A029D" w:rsidRPr="006A029D" w:rsidRDefault="006A029D" w:rsidP="009C433E">
      <w:pPr>
        <w:rPr>
          <w:b/>
          <w:bCs/>
          <w:noProof/>
          <w:sz w:val="24"/>
          <w:szCs w:val="24"/>
        </w:rPr>
      </w:pPr>
      <w:r w:rsidRPr="006A029D">
        <w:rPr>
          <w:b/>
          <w:bCs/>
          <w:noProof/>
          <w:sz w:val="24"/>
          <w:szCs w:val="24"/>
        </w:rPr>
        <w:t xml:space="preserve">#docker ps -a </w:t>
      </w:r>
      <w:r>
        <w:rPr>
          <w:b/>
          <w:bCs/>
          <w:noProof/>
          <w:sz w:val="24"/>
          <w:szCs w:val="24"/>
        </w:rPr>
        <w:t xml:space="preserve"> </w:t>
      </w:r>
      <w:r w:rsidRPr="006A029D">
        <w:rPr>
          <w:b/>
          <w:bCs/>
          <w:noProof/>
          <w:sz w:val="24"/>
          <w:szCs w:val="24"/>
        </w:rPr>
        <w:t xml:space="preserve"> (displays running + exited</w:t>
      </w:r>
      <w:r>
        <w:rPr>
          <w:b/>
          <w:bCs/>
          <w:noProof/>
          <w:sz w:val="24"/>
          <w:szCs w:val="24"/>
        </w:rPr>
        <w:t xml:space="preserve"> or stoped containers</w:t>
      </w:r>
      <w:r w:rsidRPr="006A029D">
        <w:rPr>
          <w:b/>
          <w:bCs/>
          <w:noProof/>
          <w:sz w:val="24"/>
          <w:szCs w:val="24"/>
        </w:rPr>
        <w:t>)</w:t>
      </w:r>
    </w:p>
    <w:p w14:paraId="559C3664" w14:textId="38DCA7E1" w:rsidR="006A029D" w:rsidRPr="006A029D" w:rsidRDefault="006A029D" w:rsidP="009C433E">
      <w:pPr>
        <w:rPr>
          <w:b/>
          <w:bCs/>
          <w:noProof/>
          <w:sz w:val="24"/>
          <w:szCs w:val="24"/>
        </w:rPr>
      </w:pPr>
      <w:r w:rsidRPr="006A029D">
        <w:rPr>
          <w:b/>
          <w:bCs/>
          <w:noProof/>
          <w:sz w:val="24"/>
          <w:szCs w:val="24"/>
        </w:rPr>
        <w:t>#docker ps -ad ( returns or diplays docker id’s )</w:t>
      </w:r>
    </w:p>
    <w:p w14:paraId="0D054CB7" w14:textId="5D55CCCE" w:rsidR="00D50391" w:rsidRPr="006A029D" w:rsidRDefault="006A029D" w:rsidP="009C433E">
      <w:pPr>
        <w:rPr>
          <w:b/>
          <w:bCs/>
          <w:noProof/>
          <w:sz w:val="24"/>
          <w:szCs w:val="24"/>
        </w:rPr>
      </w:pPr>
      <w:r w:rsidRPr="006A029D">
        <w:rPr>
          <w:b/>
          <w:bCs/>
          <w:noProof/>
          <w:sz w:val="24"/>
          <w:szCs w:val="24"/>
        </w:rPr>
        <w:t>#docker start container id</w:t>
      </w:r>
    </w:p>
    <w:p w14:paraId="2103D72B" w14:textId="1FF79694" w:rsidR="006A029D" w:rsidRPr="006A029D" w:rsidRDefault="006A029D" w:rsidP="006A029D">
      <w:pPr>
        <w:rPr>
          <w:b/>
          <w:bCs/>
          <w:noProof/>
          <w:sz w:val="24"/>
          <w:szCs w:val="24"/>
        </w:rPr>
      </w:pPr>
      <w:r w:rsidRPr="006A029D">
        <w:rPr>
          <w:b/>
          <w:bCs/>
          <w:noProof/>
          <w:sz w:val="24"/>
          <w:szCs w:val="24"/>
        </w:rPr>
        <w:t>#docker stop container id</w:t>
      </w:r>
    </w:p>
    <w:p w14:paraId="18F35C9C" w14:textId="469A7B0C" w:rsidR="006A029D" w:rsidRDefault="006A029D" w:rsidP="006A029D">
      <w:pPr>
        <w:rPr>
          <w:b/>
          <w:bCs/>
          <w:noProof/>
          <w:sz w:val="24"/>
          <w:szCs w:val="24"/>
        </w:rPr>
      </w:pPr>
      <w:r w:rsidRPr="006A029D">
        <w:rPr>
          <w:b/>
          <w:bCs/>
          <w:noProof/>
          <w:sz w:val="24"/>
          <w:szCs w:val="24"/>
        </w:rPr>
        <w:t>#docker rm container id</w:t>
      </w:r>
    </w:p>
    <w:p w14:paraId="2F6F5F8A" w14:textId="4B26211D" w:rsidR="006A029D" w:rsidRDefault="006A029D" w:rsidP="006A029D">
      <w:pPr>
        <w:rPr>
          <w:noProof/>
          <w:sz w:val="24"/>
          <w:szCs w:val="24"/>
        </w:rPr>
      </w:pPr>
      <w:r>
        <w:rPr>
          <w:noProof/>
          <w:sz w:val="24"/>
          <w:szCs w:val="24"/>
        </w:rPr>
        <w:t>If container is running we cant remove but we can force remove.</w:t>
      </w:r>
    </w:p>
    <w:p w14:paraId="10D131ED" w14:textId="01377A7D" w:rsidR="006A029D" w:rsidRDefault="006A029D" w:rsidP="006A029D">
      <w:pPr>
        <w:rPr>
          <w:b/>
          <w:bCs/>
          <w:noProof/>
          <w:sz w:val="24"/>
          <w:szCs w:val="24"/>
        </w:rPr>
      </w:pPr>
      <w:r w:rsidRPr="006A029D">
        <w:rPr>
          <w:b/>
          <w:bCs/>
          <w:noProof/>
          <w:sz w:val="24"/>
          <w:szCs w:val="24"/>
        </w:rPr>
        <w:t># docker rm -f (force remove)</w:t>
      </w:r>
    </w:p>
    <w:p w14:paraId="4862B98B" w14:textId="6A904BC2" w:rsidR="006A029D" w:rsidRDefault="006A029D" w:rsidP="006A029D">
      <w:pPr>
        <w:rPr>
          <w:b/>
          <w:bCs/>
          <w:noProof/>
          <w:sz w:val="24"/>
          <w:szCs w:val="24"/>
        </w:rPr>
      </w:pPr>
      <w:r>
        <w:rPr>
          <w:b/>
          <w:bCs/>
          <w:noProof/>
          <w:sz w:val="24"/>
          <w:szCs w:val="24"/>
        </w:rPr>
        <w:t># docker rm</w:t>
      </w:r>
      <w:r w:rsidR="00E1222F">
        <w:rPr>
          <w:b/>
          <w:bCs/>
          <w:noProof/>
          <w:sz w:val="24"/>
          <w:szCs w:val="24"/>
        </w:rPr>
        <w:t xml:space="preserve"> </w:t>
      </w:r>
      <w:r>
        <w:rPr>
          <w:b/>
          <w:bCs/>
          <w:noProof/>
          <w:sz w:val="24"/>
          <w:szCs w:val="24"/>
        </w:rPr>
        <w:t>-f $(docker ps -aq)</w:t>
      </w:r>
    </w:p>
    <w:p w14:paraId="4A7A8DC2" w14:textId="6167F60C" w:rsidR="006A029D" w:rsidRPr="00FD07EA" w:rsidRDefault="00296D79" w:rsidP="006A029D">
      <w:pPr>
        <w:rPr>
          <w:b/>
          <w:bCs/>
          <w:sz w:val="24"/>
          <w:szCs w:val="24"/>
        </w:rPr>
      </w:pPr>
      <w:r>
        <w:rPr>
          <w:b/>
          <w:bCs/>
          <w:sz w:val="24"/>
          <w:szCs w:val="24"/>
        </w:rPr>
        <w:t>#</w:t>
      </w:r>
      <w:r w:rsidR="006A029D" w:rsidRPr="00FD07EA">
        <w:rPr>
          <w:b/>
          <w:bCs/>
          <w:sz w:val="24"/>
          <w:szCs w:val="24"/>
        </w:rPr>
        <w:t xml:space="preserve">docker run -d -p 8080:8080 </w:t>
      </w:r>
      <w:r>
        <w:rPr>
          <w:b/>
          <w:bCs/>
          <w:sz w:val="24"/>
          <w:szCs w:val="24"/>
        </w:rPr>
        <w:t>--</w:t>
      </w:r>
      <w:r w:rsidR="006A029D" w:rsidRPr="00FD07EA">
        <w:rPr>
          <w:b/>
          <w:bCs/>
          <w:sz w:val="24"/>
          <w:szCs w:val="24"/>
        </w:rPr>
        <w:t>name=beere lokesh/hari-app:1.0  (to give name or else its picks random name)</w:t>
      </w:r>
    </w:p>
    <w:p w14:paraId="5C9476CE" w14:textId="61D2E3FD" w:rsidR="006A029D" w:rsidRDefault="006A029D" w:rsidP="006A029D">
      <w:pPr>
        <w:rPr>
          <w:sz w:val="24"/>
          <w:szCs w:val="24"/>
        </w:rPr>
      </w:pPr>
      <w:r w:rsidRPr="00FD07EA">
        <w:rPr>
          <w:sz w:val="24"/>
          <w:szCs w:val="24"/>
        </w:rPr>
        <w:t xml:space="preserve">what is </w:t>
      </w:r>
      <w:r w:rsidRPr="00FD07EA">
        <w:rPr>
          <w:b/>
          <w:bCs/>
          <w:sz w:val="24"/>
          <w:szCs w:val="24"/>
        </w:rPr>
        <w:t xml:space="preserve">-P </w:t>
      </w:r>
      <w:r w:rsidRPr="00FD07EA">
        <w:rPr>
          <w:sz w:val="24"/>
          <w:szCs w:val="24"/>
        </w:rPr>
        <w:t xml:space="preserve">in docker run </w:t>
      </w:r>
      <w:r w:rsidR="000A06D9" w:rsidRPr="00FD07EA">
        <w:rPr>
          <w:sz w:val="24"/>
          <w:szCs w:val="24"/>
        </w:rPr>
        <w:t>command?</w:t>
      </w:r>
    </w:p>
    <w:p w14:paraId="4C1D24FC" w14:textId="4D242D5E" w:rsidR="00FD07EA" w:rsidRPr="00296D79" w:rsidRDefault="00FD07EA" w:rsidP="00FD07EA">
      <w:pPr>
        <w:pStyle w:val="ListParagraph"/>
        <w:numPr>
          <w:ilvl w:val="0"/>
          <w:numId w:val="1"/>
        </w:numPr>
        <w:rPr>
          <w:b/>
          <w:bCs/>
          <w:noProof/>
          <w:sz w:val="24"/>
          <w:szCs w:val="24"/>
        </w:rPr>
      </w:pPr>
      <w:r w:rsidRPr="00FD07EA">
        <w:rPr>
          <w:sz w:val="24"/>
          <w:szCs w:val="24"/>
        </w:rPr>
        <w:t>publish all exposed ports to random port.</w:t>
      </w:r>
    </w:p>
    <w:p w14:paraId="7FED441D" w14:textId="605BEE7A" w:rsidR="00296D79" w:rsidRDefault="00296D79" w:rsidP="00296D79">
      <w:pPr>
        <w:rPr>
          <w:b/>
          <w:bCs/>
          <w:sz w:val="24"/>
          <w:szCs w:val="24"/>
        </w:rPr>
      </w:pPr>
      <w:r>
        <w:rPr>
          <w:b/>
          <w:bCs/>
          <w:sz w:val="24"/>
          <w:szCs w:val="24"/>
        </w:rPr>
        <w:t>#</w:t>
      </w:r>
      <w:r w:rsidRPr="00FD07EA">
        <w:rPr>
          <w:b/>
          <w:bCs/>
          <w:sz w:val="24"/>
          <w:szCs w:val="24"/>
        </w:rPr>
        <w:t>docker run</w:t>
      </w:r>
      <w:r>
        <w:rPr>
          <w:b/>
          <w:bCs/>
          <w:sz w:val="24"/>
          <w:szCs w:val="24"/>
        </w:rPr>
        <w:t xml:space="preserve"> --rm</w:t>
      </w:r>
      <w:r w:rsidRPr="00FD07EA">
        <w:rPr>
          <w:b/>
          <w:bCs/>
          <w:sz w:val="24"/>
          <w:szCs w:val="24"/>
        </w:rPr>
        <w:t xml:space="preserve"> -d -p</w:t>
      </w:r>
      <w:r>
        <w:rPr>
          <w:b/>
          <w:bCs/>
          <w:sz w:val="24"/>
          <w:szCs w:val="24"/>
        </w:rPr>
        <w:t xml:space="preserve"> --</w:t>
      </w:r>
      <w:r w:rsidRPr="00FD07EA">
        <w:rPr>
          <w:b/>
          <w:bCs/>
          <w:sz w:val="24"/>
          <w:szCs w:val="24"/>
        </w:rPr>
        <w:t xml:space="preserve">name=beere lokesh/hari-app:1.0  </w:t>
      </w:r>
    </w:p>
    <w:p w14:paraId="410E29B4" w14:textId="5762A3D9" w:rsidR="00D85696" w:rsidRPr="00D85696" w:rsidRDefault="00296D79" w:rsidP="00D85696">
      <w:pPr>
        <w:pBdr>
          <w:bottom w:val="single" w:sz="6" w:space="1" w:color="auto"/>
        </w:pBdr>
        <w:tabs>
          <w:tab w:val="right" w:pos="9026"/>
        </w:tabs>
        <w:rPr>
          <w:sz w:val="24"/>
          <w:szCs w:val="24"/>
        </w:rPr>
      </w:pPr>
      <w:r w:rsidRPr="00296D79">
        <w:rPr>
          <w:sz w:val="24"/>
          <w:szCs w:val="24"/>
        </w:rPr>
        <w:t>--rm in docker run command automatically removes the container when container stops</w:t>
      </w:r>
      <w:r>
        <w:rPr>
          <w:sz w:val="24"/>
          <w:szCs w:val="24"/>
        </w:rPr>
        <w:t>.</w:t>
      </w:r>
      <w:r>
        <w:rPr>
          <w:sz w:val="24"/>
          <w:szCs w:val="24"/>
        </w:rPr>
        <w:tab/>
      </w:r>
    </w:p>
    <w:p w14:paraId="4694B5AD" w14:textId="79D0DE5F" w:rsidR="00D85696" w:rsidRPr="00D85696" w:rsidRDefault="00D85696" w:rsidP="00D85696">
      <w:pPr>
        <w:shd w:val="clear" w:color="auto" w:fill="FFFFFF"/>
        <w:spacing w:line="235" w:lineRule="atLeast"/>
        <w:rPr>
          <w:b/>
          <w:bCs/>
          <w:color w:val="FF0000"/>
          <w:sz w:val="24"/>
          <w:szCs w:val="24"/>
          <w:u w:val="single"/>
        </w:rPr>
      </w:pPr>
      <w:r w:rsidRPr="00D85696">
        <w:rPr>
          <w:b/>
          <w:bCs/>
          <w:color w:val="FF0000"/>
          <w:sz w:val="24"/>
          <w:szCs w:val="24"/>
          <w:u w:val="single"/>
        </w:rPr>
        <w:t>Another person notes</w:t>
      </w:r>
      <w:r>
        <w:rPr>
          <w:b/>
          <w:bCs/>
          <w:color w:val="FF0000"/>
          <w:sz w:val="24"/>
          <w:szCs w:val="24"/>
          <w:u w:val="single"/>
        </w:rPr>
        <w:t>:</w:t>
      </w:r>
    </w:p>
    <w:p w14:paraId="3B0608AC" w14:textId="448F3FF0" w:rsidR="00D85696" w:rsidRDefault="00D85696" w:rsidP="00D85696">
      <w:pPr>
        <w:shd w:val="clear" w:color="auto" w:fill="FFFFFF"/>
        <w:spacing w:line="235" w:lineRule="atLeast"/>
        <w:rPr>
          <w:rFonts w:ascii="Calibri" w:hAnsi="Calibri" w:cs="Calibri"/>
          <w:color w:val="222222"/>
        </w:rPr>
      </w:pPr>
      <w:r>
        <w:rPr>
          <w:rFonts w:ascii="Calibri" w:hAnsi="Calibri" w:cs="Calibri"/>
          <w:b/>
          <w:bCs/>
          <w:color w:val="222222"/>
          <w:sz w:val="32"/>
          <w:szCs w:val="32"/>
          <w:lang w:val="en-US"/>
        </w:rPr>
        <w:t>Bridge Network:</w:t>
      </w:r>
    </w:p>
    <w:p w14:paraId="71877AC2"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32"/>
          <w:szCs w:val="32"/>
          <w:lang w:val="en-US"/>
        </w:rPr>
        <w:t>-</w:t>
      </w:r>
      <w:r>
        <w:rPr>
          <w:color w:val="222222"/>
          <w:sz w:val="14"/>
          <w:szCs w:val="14"/>
          <w:lang w:val="en-US"/>
        </w:rPr>
        <w:t>         </w:t>
      </w:r>
      <w:r>
        <w:rPr>
          <w:rFonts w:ascii="Calibri" w:hAnsi="Calibri" w:cs="Calibri"/>
          <w:color w:val="222222"/>
          <w:sz w:val="32"/>
          <w:szCs w:val="32"/>
          <w:lang w:val="en-US"/>
        </w:rPr>
        <w:t> </w:t>
      </w:r>
      <w:r>
        <w:rPr>
          <w:rFonts w:ascii="Calibri" w:hAnsi="Calibri" w:cs="Calibri"/>
          <w:color w:val="222222"/>
          <w:sz w:val="20"/>
          <w:szCs w:val="20"/>
          <w:lang w:val="en-US"/>
        </w:rPr>
        <w:t>It is used by the containers running on same host communicate with each other.</w:t>
      </w:r>
    </w:p>
    <w:p w14:paraId="757D613B"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32"/>
          <w:szCs w:val="32"/>
          <w:lang w:val="en-US"/>
        </w:rPr>
        <w:t>-</w:t>
      </w:r>
      <w:r>
        <w:rPr>
          <w:color w:val="222222"/>
          <w:sz w:val="14"/>
          <w:szCs w:val="14"/>
          <w:lang w:val="en-US"/>
        </w:rPr>
        <w:t>         </w:t>
      </w:r>
      <w:r>
        <w:rPr>
          <w:rFonts w:ascii="Calibri" w:hAnsi="Calibri" w:cs="Calibri"/>
          <w:color w:val="222222"/>
          <w:sz w:val="20"/>
          <w:szCs w:val="20"/>
          <w:lang w:val="en-US"/>
        </w:rPr>
        <w:t>In bridge network has two flavors</w:t>
      </w:r>
    </w:p>
    <w:p w14:paraId="6607FEE8"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32"/>
          <w:szCs w:val="32"/>
          <w:lang w:val="en-US"/>
        </w:rPr>
        <w:t>o</w:t>
      </w:r>
      <w:r>
        <w:rPr>
          <w:color w:val="222222"/>
          <w:sz w:val="14"/>
          <w:szCs w:val="14"/>
          <w:lang w:val="en-US"/>
        </w:rPr>
        <w:t>   </w:t>
      </w:r>
      <w:r>
        <w:rPr>
          <w:rFonts w:ascii="Calibri" w:hAnsi="Calibri" w:cs="Calibri"/>
          <w:color w:val="222222"/>
          <w:sz w:val="20"/>
          <w:szCs w:val="20"/>
          <w:lang w:val="en-US"/>
        </w:rPr>
        <w:t>1.defalult bridge</w:t>
      </w:r>
    </w:p>
    <w:p w14:paraId="5BCAE877"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32"/>
          <w:szCs w:val="32"/>
          <w:lang w:val="en-US"/>
        </w:rPr>
        <w:t>o</w:t>
      </w:r>
      <w:r>
        <w:rPr>
          <w:color w:val="222222"/>
          <w:sz w:val="14"/>
          <w:szCs w:val="14"/>
          <w:lang w:val="en-US"/>
        </w:rPr>
        <w:t>   </w:t>
      </w:r>
      <w:r>
        <w:rPr>
          <w:rFonts w:ascii="Calibri" w:hAnsi="Calibri" w:cs="Calibri"/>
          <w:color w:val="222222"/>
          <w:sz w:val="20"/>
          <w:szCs w:val="20"/>
          <w:lang w:val="en-US"/>
        </w:rPr>
        <w:t>2. Custom bridge.</w:t>
      </w:r>
    </w:p>
    <w:p w14:paraId="12450370"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32"/>
          <w:szCs w:val="32"/>
          <w:lang w:val="en-US"/>
        </w:rPr>
        <w:t>-</w:t>
      </w:r>
      <w:r>
        <w:rPr>
          <w:color w:val="222222"/>
          <w:sz w:val="14"/>
          <w:szCs w:val="14"/>
          <w:lang w:val="en-US"/>
        </w:rPr>
        <w:t>         </w:t>
      </w:r>
      <w:r>
        <w:rPr>
          <w:rFonts w:ascii="Calibri" w:hAnsi="Calibri" w:cs="Calibri"/>
          <w:color w:val="222222"/>
          <w:sz w:val="32"/>
          <w:szCs w:val="32"/>
          <w:lang w:val="en-US"/>
        </w:rPr>
        <w:t>Default Bridge :</w:t>
      </w:r>
    </w:p>
    <w:p w14:paraId="7CA189DE"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When you install Docker, Default Bridge is automatically created.</w:t>
      </w:r>
    </w:p>
    <w:p w14:paraId="5C3313F7"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network ls</w:t>
      </w:r>
    </w:p>
    <w:p w14:paraId="2E91D08F"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You can see the bridge details by giving above command.</w:t>
      </w:r>
    </w:p>
    <w:p w14:paraId="2AFAD205"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network inspect &lt;network ID&gt;</w:t>
      </w:r>
    </w:p>
    <w:p w14:paraId="7357DC03"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You can see who all part of this n/w.</w:t>
      </w:r>
    </w:p>
    <w:p w14:paraId="0CA042E6"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run –d –p 80:5000 kammana/app:1.0</w:t>
      </w:r>
    </w:p>
    <w:p w14:paraId="7B3322EE"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Container created, need to check which part of the n/w is this container.</w:t>
      </w:r>
    </w:p>
    <w:p w14:paraId="73CFF932"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Run another container with other port no</w:t>
      </w:r>
    </w:p>
    <w:p w14:paraId="0C97F35F"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Now you are running two containers.</w:t>
      </w:r>
    </w:p>
    <w:p w14:paraId="3C602EE5"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lastRenderedPageBreak/>
        <w:t>o</w:t>
      </w:r>
      <w:r>
        <w:rPr>
          <w:color w:val="222222"/>
          <w:sz w:val="14"/>
          <w:szCs w:val="14"/>
          <w:lang w:val="en-US"/>
        </w:rPr>
        <w:t>    </w:t>
      </w:r>
      <w:r>
        <w:rPr>
          <w:rFonts w:ascii="Calibri" w:hAnsi="Calibri" w:cs="Calibri"/>
          <w:color w:val="222222"/>
          <w:sz w:val="20"/>
          <w:szCs w:val="20"/>
          <w:lang w:val="en-US"/>
        </w:rPr>
        <w:t>Both the container we have created can talk each other…bcz we have created in the same n/w.</w:t>
      </w:r>
    </w:p>
    <w:p w14:paraId="50F3E78C"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Lets log in to one container and ping each other and check.</w:t>
      </w:r>
    </w:p>
    <w:p w14:paraId="3806D654"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ps –aq</w:t>
      </w:r>
    </w:p>
    <w:p w14:paraId="795920A4"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#dcoker exec –it &lt;container ID&gt;  ash</w:t>
      </w:r>
    </w:p>
    <w:p w14:paraId="6B462265"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#ping  &lt;another container IP&gt;</w:t>
      </w:r>
    </w:p>
    <w:p w14:paraId="7CA26F67"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Run the same container by giving names</w:t>
      </w:r>
    </w:p>
    <w:p w14:paraId="7E98C637"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rm –f $(docker ps -aq)</w:t>
      </w:r>
    </w:p>
    <w:p w14:paraId="45F9194D"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run –d –p 80:5000  --name=hostone kammana/app:1.0</w:t>
      </w:r>
    </w:p>
    <w:p w14:paraId="004C796A"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run –d –p 90:5000  --name=hosttwo kammana/app:1.0</w:t>
      </w:r>
    </w:p>
    <w:p w14:paraId="10DA9434"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Login to one container and ping with the name of the other container.</w:t>
      </w:r>
    </w:p>
    <w:p w14:paraId="2C744751"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exec </w:t>
      </w:r>
      <w:r>
        <w:rPr>
          <w:rFonts w:ascii="Calibri" w:hAnsi="Calibri" w:cs="Calibri"/>
          <w:b/>
          <w:bCs/>
          <w:color w:val="222222"/>
          <w:sz w:val="20"/>
          <w:szCs w:val="20"/>
          <w:lang w:val="en-US"/>
        </w:rPr>
        <w:t>–it &lt;container</w:t>
      </w:r>
      <w:r>
        <w:rPr>
          <w:rFonts w:ascii="Calibri" w:hAnsi="Calibri" w:cs="Calibri"/>
          <w:color w:val="222222"/>
          <w:sz w:val="20"/>
          <w:szCs w:val="20"/>
          <w:lang w:val="en-US"/>
        </w:rPr>
        <w:t> ID&gt;  ash</w:t>
      </w:r>
    </w:p>
    <w:p w14:paraId="03E0A7A8"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#ping hosttwo</w:t>
      </w:r>
    </w:p>
    <w:p w14:paraId="5C8C8AAE"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You should be able to ping each other.</w:t>
      </w:r>
    </w:p>
    <w:p w14:paraId="16B12D53"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32"/>
          <w:szCs w:val="32"/>
          <w:lang w:val="en-US"/>
        </w:rPr>
        <w:t>Custom Bridge:</w:t>
      </w:r>
    </w:p>
    <w:p w14:paraId="26248326"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Just remove the old container which was created earlier.</w:t>
      </w:r>
    </w:p>
    <w:p w14:paraId="61C812E8"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rm –f $(docker ps -aq)</w:t>
      </w:r>
    </w:p>
    <w:p w14:paraId="538A40C5"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b/>
          <w:bCs/>
          <w:color w:val="222222"/>
          <w:sz w:val="20"/>
          <w:szCs w:val="20"/>
          <w:lang w:val="en-US"/>
        </w:rPr>
        <w:t>#docker network create –driver=bridge javahome</w:t>
      </w:r>
    </w:p>
    <w:p w14:paraId="79E3B462"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Created custom bridge netwrok.</w:t>
      </w:r>
    </w:p>
    <w:p w14:paraId="2F8C063E"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network ls</w:t>
      </w:r>
    </w:p>
    <w:p w14:paraId="29D84F11"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b/>
          <w:bCs/>
          <w:color w:val="222222"/>
          <w:sz w:val="20"/>
          <w:szCs w:val="20"/>
          <w:lang w:val="en-US"/>
        </w:rPr>
        <w:t>#docker run –d –p 80:5000  --name=hostone  - -network=javahome kammana/app:1.0</w:t>
      </w:r>
    </w:p>
    <w:p w14:paraId="6A5E1125"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run –d –p 90:5000  --name=hostone  - -network=javahome kammana/app:1.0</w:t>
      </w:r>
    </w:p>
    <w:p w14:paraId="35C4ADB5"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 </w:t>
      </w:r>
    </w:p>
    <w:p w14:paraId="5548B67E"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network inspect javahome</w:t>
      </w:r>
    </w:p>
    <w:p w14:paraId="618DF363"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#docker exec –it hostone ash</w:t>
      </w:r>
    </w:p>
    <w:p w14:paraId="1DBF0139" w14:textId="77777777" w:rsidR="00D85696" w:rsidRDefault="00D85696" w:rsidP="00D85696">
      <w:pPr>
        <w:pStyle w:val="NormalWeb"/>
        <w:shd w:val="clear" w:color="auto" w:fill="FFFFFF"/>
        <w:spacing w:before="0" w:beforeAutospacing="0" w:after="16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#ping hosttwo</w:t>
      </w:r>
    </w:p>
    <w:p w14:paraId="439E9C88" w14:textId="77777777" w:rsidR="00D85696" w:rsidRDefault="00D85696" w:rsidP="00D85696">
      <w:pPr>
        <w:shd w:val="clear" w:color="auto" w:fill="FFFFFF"/>
        <w:spacing w:line="235" w:lineRule="atLeast"/>
        <w:rPr>
          <w:rFonts w:ascii="Calibri" w:hAnsi="Calibri" w:cs="Calibri"/>
          <w:color w:val="222222"/>
        </w:rPr>
      </w:pPr>
      <w:r>
        <w:rPr>
          <w:rFonts w:ascii="Calibri" w:hAnsi="Calibri" w:cs="Calibri"/>
          <w:b/>
          <w:bCs/>
          <w:color w:val="FF0000"/>
          <w:lang w:val="en-US"/>
        </w:rPr>
        <w:t>Deploying Multi container application on single host: (not working)</w:t>
      </w:r>
    </w:p>
    <w:p w14:paraId="36E7E96B"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build –t kammana/python-redis:1.0 </w:t>
      </w:r>
      <w:r>
        <w:rPr>
          <w:rFonts w:ascii="Calibri" w:hAnsi="Calibri" w:cs="Calibri"/>
          <w:b/>
          <w:bCs/>
          <w:color w:val="222222"/>
          <w:sz w:val="20"/>
          <w:szCs w:val="20"/>
          <w:lang w:val="en-US"/>
        </w:rPr>
        <w:t> .</w:t>
      </w:r>
    </w:p>
    <w:p w14:paraId="79F289CE"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This image is available in hari docker hub.</w:t>
      </w:r>
    </w:p>
    <w:p w14:paraId="689D9F2A"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push kamanna/python-redis:1.0  (to push image to remote)</w:t>
      </w:r>
    </w:p>
    <w:p w14:paraId="01F00DDD"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Lets deploy the python app</w:t>
      </w:r>
    </w:p>
    <w:p w14:paraId="71509792"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rm $(docker –aq)</w:t>
      </w:r>
    </w:p>
    <w:p w14:paraId="3BD3B666"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run –d –p 80:5000 - -name=python kammana/python-redis:1.0</w:t>
      </w:r>
    </w:p>
    <w:p w14:paraId="44094949"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Now you can use through browser</w:t>
      </w:r>
    </w:p>
    <w:p w14:paraId="334D5461"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Take public op of ec2 with port 80</w:t>
      </w:r>
    </w:p>
    <w:p w14:paraId="38AAE56E"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run –d - -name=redis redis:latest</w:t>
      </w:r>
    </w:p>
    <w:p w14:paraId="0F307EC9"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No need to mention port details, bcz we are not directly accessing the redis through browser.</w:t>
      </w:r>
    </w:p>
    <w:p w14:paraId="527CA5FB"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rm –f $(docker ps –aq)</w:t>
      </w:r>
    </w:p>
    <w:p w14:paraId="12F87A88"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Run python conatiner</w:t>
      </w:r>
    </w:p>
    <w:p w14:paraId="61817FE8"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b/>
          <w:bCs/>
          <w:color w:val="222222"/>
          <w:sz w:val="20"/>
          <w:szCs w:val="20"/>
          <w:lang w:val="en-US"/>
        </w:rPr>
        <w:t>#docker run –d –p 80:5000 - -name=python - -network=javahome  kammana/python-redis:1.0</w:t>
      </w:r>
    </w:p>
    <w:p w14:paraId="4014D294"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Run redis container</w:t>
      </w:r>
    </w:p>
    <w:p w14:paraId="79DF55CC"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b/>
          <w:bCs/>
          <w:color w:val="222222"/>
          <w:sz w:val="20"/>
          <w:szCs w:val="20"/>
          <w:lang w:val="en-US"/>
        </w:rPr>
        <w:t>#docker run –d  - -name=redis - -network=javahome  redis:latest</w:t>
      </w:r>
    </w:p>
    <w:p w14:paraId="07EB71BE" w14:textId="77777777" w:rsidR="00D85696" w:rsidRDefault="00D85696" w:rsidP="00D85696">
      <w:pPr>
        <w:shd w:val="clear" w:color="auto" w:fill="FFFFFF"/>
        <w:spacing w:line="235" w:lineRule="atLeast"/>
        <w:rPr>
          <w:rFonts w:ascii="Calibri" w:hAnsi="Calibri" w:cs="Calibri"/>
          <w:color w:val="222222"/>
        </w:rPr>
      </w:pPr>
      <w:r>
        <w:rPr>
          <w:rFonts w:ascii="Calibri" w:hAnsi="Calibri" w:cs="Calibri"/>
          <w:color w:val="222222"/>
          <w:sz w:val="20"/>
          <w:szCs w:val="20"/>
          <w:lang w:val="en-US"/>
        </w:rPr>
        <w:t>Steps:</w:t>
      </w:r>
    </w:p>
    <w:p w14:paraId="6E773899"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Create custom bridge network.</w:t>
      </w:r>
    </w:p>
    <w:p w14:paraId="6EC336B9"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b/>
          <w:bCs/>
          <w:color w:val="222222"/>
          <w:sz w:val="20"/>
          <w:szCs w:val="20"/>
          <w:lang w:val="en-US"/>
        </w:rPr>
        <w:t>#docker network create –driver=bridge javahome</w:t>
      </w:r>
    </w:p>
    <w:p w14:paraId="52173BD6"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Run python container</w:t>
      </w:r>
    </w:p>
    <w:p w14:paraId="605F587B"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b/>
          <w:bCs/>
          <w:color w:val="222222"/>
          <w:sz w:val="20"/>
          <w:szCs w:val="20"/>
          <w:lang w:val="en-US"/>
        </w:rPr>
        <w:t>#docker run –d –p 80:5000 - -name=python - -network=javahome  kammana/python-redis:1.0</w:t>
      </w:r>
    </w:p>
    <w:p w14:paraId="44D25B6C"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Run redis container</w:t>
      </w:r>
    </w:p>
    <w:p w14:paraId="550A17EC"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lastRenderedPageBreak/>
        <w:t>-</w:t>
      </w:r>
      <w:r>
        <w:rPr>
          <w:color w:val="222222"/>
          <w:sz w:val="14"/>
          <w:szCs w:val="14"/>
          <w:lang w:val="en-US"/>
        </w:rPr>
        <w:t>          </w:t>
      </w:r>
      <w:r>
        <w:rPr>
          <w:rFonts w:ascii="Calibri" w:hAnsi="Calibri" w:cs="Calibri"/>
          <w:b/>
          <w:bCs/>
          <w:color w:val="222222"/>
          <w:sz w:val="20"/>
          <w:szCs w:val="20"/>
          <w:lang w:val="en-US"/>
        </w:rPr>
        <w:t>#docker run –d  - -name=redis - -network=javahome  redis:latest</w:t>
      </w:r>
    </w:p>
    <w:p w14:paraId="7F44A2D4" w14:textId="77777777" w:rsidR="00D85696" w:rsidRDefault="00D85696" w:rsidP="00D85696">
      <w:pPr>
        <w:shd w:val="clear" w:color="auto" w:fill="FFFFFF"/>
        <w:spacing w:line="235" w:lineRule="atLeast"/>
        <w:rPr>
          <w:rFonts w:ascii="Calibri" w:hAnsi="Calibri" w:cs="Calibri"/>
          <w:color w:val="222222"/>
        </w:rPr>
      </w:pPr>
      <w:r>
        <w:rPr>
          <w:rFonts w:ascii="Calibri" w:hAnsi="Calibri" w:cs="Calibri"/>
          <w:b/>
          <w:bCs/>
          <w:color w:val="222222"/>
          <w:sz w:val="30"/>
          <w:szCs w:val="30"/>
          <w:lang w:val="en-US"/>
        </w:rPr>
        <w:t>Docker Compose</w:t>
      </w:r>
      <w:r>
        <w:rPr>
          <w:rFonts w:ascii="Calibri" w:hAnsi="Calibri" w:cs="Calibri"/>
          <w:color w:val="222222"/>
          <w:sz w:val="30"/>
          <w:szCs w:val="30"/>
          <w:lang w:val="en-US"/>
        </w:rPr>
        <w:t> </w:t>
      </w:r>
      <w:r>
        <w:rPr>
          <w:rFonts w:ascii="Calibri" w:hAnsi="Calibri" w:cs="Calibri"/>
          <w:color w:val="222222"/>
          <w:sz w:val="20"/>
          <w:szCs w:val="20"/>
          <w:lang w:val="en-US"/>
        </w:rPr>
        <w:t>: </w:t>
      </w:r>
      <w:r>
        <w:rPr>
          <w:rFonts w:ascii="Calibri" w:hAnsi="Calibri" w:cs="Calibri"/>
          <w:color w:val="FFFFFF"/>
          <w:sz w:val="20"/>
          <w:szCs w:val="20"/>
          <w:lang w:val="en-US"/>
        </w:rPr>
        <w:t>(</w:t>
      </w:r>
      <w:r>
        <w:rPr>
          <w:rFonts w:ascii="Calibri" w:hAnsi="Calibri" w:cs="Calibri"/>
          <w:color w:val="FFFFFF"/>
          <w:sz w:val="20"/>
          <w:szCs w:val="20"/>
          <w:shd w:val="clear" w:color="auto" w:fill="006400"/>
          <w:lang w:val="en-US"/>
        </w:rPr>
        <w:t>docker-compose.yml is working)</w:t>
      </w:r>
    </w:p>
    <w:p w14:paraId="0727A704"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Using docker compose we can describe details of micro service in a yaml file.</w:t>
      </w:r>
    </w:p>
    <w:p w14:paraId="173EEBA5"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compose reads that file and will setup all microservices on single host with single command.</w:t>
      </w:r>
    </w:p>
    <w:p w14:paraId="63E2CC57"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compose is used to automate setting up dev/test environment.</w:t>
      </w:r>
    </w:p>
    <w:p w14:paraId="0EC616AD" w14:textId="77777777" w:rsidR="00D85696" w:rsidRDefault="00D85696" w:rsidP="00D85696">
      <w:pPr>
        <w:shd w:val="clear" w:color="auto" w:fill="FFFFFF"/>
        <w:spacing w:line="235" w:lineRule="atLeast"/>
        <w:ind w:left="720"/>
        <w:rPr>
          <w:rFonts w:ascii="Calibri" w:hAnsi="Calibri" w:cs="Calibri"/>
          <w:color w:val="222222"/>
        </w:rPr>
      </w:pPr>
      <w:r>
        <w:rPr>
          <w:rFonts w:ascii="Calibri" w:hAnsi="Calibri" w:cs="Calibri"/>
          <w:b/>
          <w:bCs/>
          <w:color w:val="222222"/>
          <w:sz w:val="20"/>
          <w:szCs w:val="20"/>
          <w:lang w:val="en-US"/>
        </w:rPr>
        <w:t>Installing Docker Compose:</w:t>
      </w:r>
    </w:p>
    <w:p w14:paraId="6060A1FE"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As of today docker compose doesn’t come with docker installation.</w:t>
      </w:r>
    </w:p>
    <w:p w14:paraId="7633817C"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We need to install </w:t>
      </w:r>
      <w:r>
        <w:rPr>
          <w:rFonts w:ascii="Calibri" w:hAnsi="Calibri" w:cs="Calibri"/>
          <w:b/>
          <w:bCs/>
          <w:color w:val="222222"/>
          <w:sz w:val="20"/>
          <w:szCs w:val="20"/>
          <w:lang w:val="en-US"/>
        </w:rPr>
        <w:t>docker compose</w:t>
      </w:r>
      <w:r>
        <w:rPr>
          <w:rFonts w:ascii="Calibri" w:hAnsi="Calibri" w:cs="Calibri"/>
          <w:color w:val="222222"/>
          <w:sz w:val="20"/>
          <w:szCs w:val="20"/>
          <w:lang w:val="en-US"/>
        </w:rPr>
        <w:t> explicitly.</w:t>
      </w:r>
    </w:p>
    <w:p w14:paraId="30FB67B0"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Google: docker compose install</w:t>
      </w:r>
    </w:p>
    <w:p w14:paraId="37C5854F"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hyperlink r:id="rId10" w:tgtFrame="_blank" w:history="1">
        <w:r>
          <w:rPr>
            <w:rStyle w:val="Hyperlink"/>
            <w:rFonts w:ascii="Calibri" w:hAnsi="Calibri" w:cs="Calibri"/>
            <w:color w:val="1155CC"/>
            <w:sz w:val="20"/>
            <w:szCs w:val="20"/>
            <w:lang w:val="en-US"/>
          </w:rPr>
          <w:t>https://docs.docker.com/compose/install/Choose</w:t>
        </w:r>
      </w:hyperlink>
      <w:r>
        <w:rPr>
          <w:rFonts w:ascii="Calibri" w:hAnsi="Calibri" w:cs="Calibri"/>
          <w:color w:val="222222"/>
          <w:sz w:val="20"/>
          <w:szCs w:val="20"/>
          <w:lang w:val="en-US"/>
        </w:rPr>
        <w:t> the OS</w:t>
      </w:r>
    </w:p>
    <w:p w14:paraId="2F97EE48"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Enter below commands</w:t>
      </w:r>
    </w:p>
    <w:p w14:paraId="729D1E0A"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 </w:t>
      </w:r>
    </w:p>
    <w:p w14:paraId="10965654"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b/>
          <w:bCs/>
          <w:color w:val="222222"/>
          <w:sz w:val="20"/>
          <w:szCs w:val="20"/>
          <w:lang w:val="en-US"/>
        </w:rPr>
        <w:t>sudo curl -L "</w:t>
      </w:r>
      <w:hyperlink r:id="rId11" w:tgtFrame="_blank" w:history="1">
        <w:r>
          <w:rPr>
            <w:rStyle w:val="Hyperlink"/>
            <w:rFonts w:ascii="Calibri" w:hAnsi="Calibri" w:cs="Calibri"/>
            <w:b/>
            <w:bCs/>
            <w:color w:val="1155CC"/>
            <w:sz w:val="20"/>
            <w:szCs w:val="20"/>
            <w:lang w:val="en-US"/>
          </w:rPr>
          <w:t>https://github.com/docker/compose/releases/download/1.23.1/docker-compose-$(uname -s)-$(uname</w:t>
        </w:r>
      </w:hyperlink>
      <w:r>
        <w:rPr>
          <w:rFonts w:ascii="Calibri" w:hAnsi="Calibri" w:cs="Calibri"/>
          <w:b/>
          <w:bCs/>
          <w:color w:val="222222"/>
          <w:sz w:val="20"/>
          <w:szCs w:val="20"/>
          <w:lang w:val="en-US"/>
        </w:rPr>
        <w:t> -m)" -o /usr/local/bin/docker-compose</w:t>
      </w:r>
    </w:p>
    <w:p w14:paraId="727A8F2F"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b/>
          <w:bCs/>
          <w:color w:val="222222"/>
          <w:sz w:val="20"/>
          <w:szCs w:val="20"/>
          <w:lang w:val="en-US"/>
        </w:rPr>
        <w:t>sudo chmod +x /usr/local/bin/docker-compose</w:t>
      </w:r>
    </w:p>
    <w:p w14:paraId="62D3E087"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docker-compose –version</w:t>
      </w:r>
    </w:p>
    <w:p w14:paraId="75598EF4"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then</w:t>
      </w:r>
    </w:p>
    <w:p w14:paraId="07CE26C6"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remove old containers if any.</w:t>
      </w:r>
    </w:p>
    <w:p w14:paraId="0AB21E6C"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We have one docker compose file in git hub “docker-compose”</w:t>
      </w:r>
    </w:p>
    <w:p w14:paraId="6E45DA51"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Use the same file to create docker image.</w:t>
      </w:r>
    </w:p>
    <w:p w14:paraId="08D54167"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Goto git hub of</w:t>
      </w:r>
    </w:p>
    <w:p w14:paraId="783AB626"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hyperlink r:id="rId12" w:tgtFrame="_blank" w:history="1">
        <w:r>
          <w:rPr>
            <w:rStyle w:val="Hyperlink"/>
            <w:rFonts w:ascii="Calibri" w:hAnsi="Calibri" w:cs="Calibri"/>
            <w:color w:val="0563C1"/>
            <w:sz w:val="20"/>
            <w:szCs w:val="20"/>
            <w:lang w:val="en-US"/>
          </w:rPr>
          <w:t>https://github.com/javahometech/docker-compose</w:t>
        </w:r>
      </w:hyperlink>
    </w:p>
    <w:p w14:paraId="7F6AD6AC"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EC2- #wget copy the URL(of the docker-compose)</w:t>
      </w:r>
    </w:p>
    <w:p w14:paraId="40BA82E4"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#docker-compose up –d</w:t>
      </w:r>
    </w:p>
    <w:p w14:paraId="4E3C28CA"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Go to browser and enter &lt;publicip:8080&gt;</w:t>
      </w:r>
    </w:p>
    <w:p w14:paraId="74F59D8E"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#docker-compose down &lt;it will stop the compose&gt;</w:t>
      </w:r>
    </w:p>
    <w:p w14:paraId="0DAA3811"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Task :</w:t>
      </w:r>
    </w:p>
    <w:p w14:paraId="563591CE" w14:textId="77777777" w:rsidR="00D85696" w:rsidRDefault="00D85696" w:rsidP="00D85696">
      <w:pPr>
        <w:pStyle w:val="NormalWeb"/>
        <w:shd w:val="clear" w:color="auto" w:fill="FFFFFF"/>
        <w:spacing w:before="0" w:beforeAutospacing="0" w:after="0" w:afterAutospacing="0" w:line="235" w:lineRule="atLeast"/>
        <w:ind w:left="1800"/>
        <w:rPr>
          <w:rFonts w:ascii="Calibri" w:hAnsi="Calibri" w:cs="Calibri"/>
          <w:color w:val="222222"/>
          <w:sz w:val="22"/>
          <w:szCs w:val="22"/>
        </w:rPr>
      </w:pPr>
      <w:r>
        <w:rPr>
          <w:rFonts w:ascii="Courier New" w:hAnsi="Courier New" w:cs="Courier New"/>
          <w:color w:val="222222"/>
          <w:sz w:val="20"/>
          <w:szCs w:val="20"/>
          <w:lang w:val="en-US"/>
        </w:rPr>
        <w:t>o</w:t>
      </w:r>
      <w:r>
        <w:rPr>
          <w:color w:val="222222"/>
          <w:sz w:val="14"/>
          <w:szCs w:val="14"/>
          <w:lang w:val="en-US"/>
        </w:rPr>
        <w:t>    </w:t>
      </w:r>
      <w:r>
        <w:rPr>
          <w:rFonts w:ascii="Calibri" w:hAnsi="Calibri" w:cs="Calibri"/>
          <w:color w:val="222222"/>
          <w:sz w:val="20"/>
          <w:szCs w:val="20"/>
          <w:lang w:val="en-US"/>
        </w:rPr>
        <w:t>Inside docker-compose allocate one CPU each service.</w:t>
      </w:r>
    </w:p>
    <w:p w14:paraId="60277D6D"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hyperlink r:id="rId13" w:tgtFrame="_blank" w:history="1">
        <w:r>
          <w:rPr>
            <w:rStyle w:val="Hyperlink"/>
            <w:rFonts w:ascii="Calibri" w:hAnsi="Calibri" w:cs="Calibri"/>
            <w:color w:val="0563C1"/>
            <w:sz w:val="20"/>
            <w:szCs w:val="20"/>
            <w:lang w:val="en-US"/>
          </w:rPr>
          <w:t>https://hub.docker.com/u/kammana/</w:t>
        </w:r>
      </w:hyperlink>
    </w:p>
    <w:p w14:paraId="6603A685" w14:textId="77777777" w:rsidR="00D85696" w:rsidRDefault="00D85696" w:rsidP="00D85696">
      <w:pPr>
        <w:shd w:val="clear" w:color="auto" w:fill="FFFFFF"/>
        <w:spacing w:line="235" w:lineRule="atLeast"/>
        <w:ind w:left="720"/>
        <w:rPr>
          <w:rFonts w:ascii="Calibri" w:hAnsi="Calibri" w:cs="Calibri"/>
          <w:color w:val="222222"/>
        </w:rPr>
      </w:pPr>
      <w:r>
        <w:rPr>
          <w:rFonts w:ascii="Calibri" w:hAnsi="Calibri" w:cs="Calibri"/>
          <w:color w:val="222222"/>
          <w:sz w:val="20"/>
          <w:szCs w:val="20"/>
          <w:lang w:val="en-US"/>
        </w:rPr>
        <w:t>Practise :</w:t>
      </w:r>
    </w:p>
    <w:p w14:paraId="35183A0C"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Docker-compose file is working.</w:t>
      </w:r>
    </w:p>
    <w:p w14:paraId="7D77B041"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Commands:</w:t>
      </w:r>
    </w:p>
    <w:p w14:paraId="73B19BE8" w14:textId="77777777" w:rsidR="00D85696" w:rsidRDefault="00D85696" w:rsidP="00D85696">
      <w:pPr>
        <w:pStyle w:val="NormalWeb"/>
        <w:shd w:val="clear" w:color="auto" w:fill="FFFFFF"/>
        <w:spacing w:before="0" w:beforeAutospacing="0" w:after="0" w:afterAutospacing="0"/>
        <w:ind w:left="1080"/>
        <w:rPr>
          <w:rFonts w:ascii="Calibri" w:hAnsi="Calibri" w:cs="Calibri"/>
          <w:color w:val="222222"/>
          <w:sz w:val="22"/>
          <w:szCs w:val="22"/>
        </w:rPr>
      </w:pPr>
      <w:r>
        <w:rPr>
          <w:rFonts w:ascii="Calibri" w:hAnsi="Calibri" w:cs="Calibri"/>
          <w:color w:val="222222"/>
          <w:sz w:val="18"/>
          <w:szCs w:val="18"/>
          <w:lang w:val="en-US"/>
        </w:rPr>
        <w:t>-</w:t>
      </w:r>
      <w:r>
        <w:rPr>
          <w:color w:val="222222"/>
          <w:sz w:val="14"/>
          <w:szCs w:val="14"/>
          <w:lang w:val="en-US"/>
        </w:rPr>
        <w:t>          </w:t>
      </w:r>
      <w:r>
        <w:rPr>
          <w:rFonts w:ascii="Lucida Console" w:hAnsi="Lucida Console" w:cs="Calibri"/>
          <w:color w:val="222222"/>
          <w:sz w:val="18"/>
          <w:szCs w:val="18"/>
          <w:lang w:val="en-US"/>
        </w:rPr>
        <w:t>dcoker-compose --version</w:t>
      </w:r>
    </w:p>
    <w:p w14:paraId="7FB6FB81" w14:textId="77777777" w:rsidR="00D85696" w:rsidRDefault="00D85696" w:rsidP="00D85696">
      <w:pPr>
        <w:pStyle w:val="NormalWeb"/>
        <w:shd w:val="clear" w:color="auto" w:fill="FFFFFF"/>
        <w:spacing w:before="0" w:beforeAutospacing="0" w:after="0" w:afterAutospacing="0"/>
        <w:ind w:left="1080"/>
        <w:rPr>
          <w:rFonts w:ascii="Calibri" w:hAnsi="Calibri" w:cs="Calibri"/>
          <w:color w:val="222222"/>
          <w:sz w:val="22"/>
          <w:szCs w:val="22"/>
        </w:rPr>
      </w:pPr>
      <w:r>
        <w:rPr>
          <w:rFonts w:ascii="Calibri" w:hAnsi="Calibri" w:cs="Calibri"/>
          <w:color w:val="222222"/>
          <w:sz w:val="18"/>
          <w:szCs w:val="18"/>
          <w:lang w:val="en-US"/>
        </w:rPr>
        <w:t>-</w:t>
      </w:r>
      <w:r>
        <w:rPr>
          <w:color w:val="222222"/>
          <w:sz w:val="14"/>
          <w:szCs w:val="14"/>
          <w:lang w:val="en-US"/>
        </w:rPr>
        <w:t>          </w:t>
      </w:r>
      <w:r>
        <w:rPr>
          <w:rFonts w:ascii="Lucida Console" w:hAnsi="Lucida Console" w:cs="Calibri"/>
          <w:color w:val="222222"/>
          <w:sz w:val="18"/>
          <w:szCs w:val="18"/>
          <w:lang w:val="en-US"/>
        </w:rPr>
        <w:t>     docker-compose --version</w:t>
      </w:r>
    </w:p>
    <w:p w14:paraId="29DB772E" w14:textId="77777777" w:rsidR="00D85696" w:rsidRDefault="00D85696" w:rsidP="00D85696">
      <w:pPr>
        <w:pStyle w:val="NormalWeb"/>
        <w:shd w:val="clear" w:color="auto" w:fill="FFFFFF"/>
        <w:spacing w:before="0" w:beforeAutospacing="0" w:after="0" w:afterAutospacing="0"/>
        <w:ind w:left="1080"/>
        <w:rPr>
          <w:rFonts w:ascii="Calibri" w:hAnsi="Calibri" w:cs="Calibri"/>
          <w:color w:val="222222"/>
          <w:sz w:val="22"/>
          <w:szCs w:val="22"/>
        </w:rPr>
      </w:pPr>
      <w:r>
        <w:rPr>
          <w:rFonts w:ascii="Calibri" w:hAnsi="Calibri" w:cs="Calibri"/>
          <w:color w:val="222222"/>
          <w:sz w:val="18"/>
          <w:szCs w:val="18"/>
          <w:lang w:val="en-US"/>
        </w:rPr>
        <w:t>-</w:t>
      </w:r>
      <w:r>
        <w:rPr>
          <w:color w:val="222222"/>
          <w:sz w:val="14"/>
          <w:szCs w:val="14"/>
          <w:lang w:val="en-US"/>
        </w:rPr>
        <w:t>          </w:t>
      </w:r>
      <w:r>
        <w:rPr>
          <w:rFonts w:ascii="Lucida Console" w:hAnsi="Lucida Console" w:cs="Calibri"/>
          <w:color w:val="222222"/>
          <w:sz w:val="18"/>
          <w:szCs w:val="18"/>
          <w:lang w:val="en-US"/>
        </w:rPr>
        <w:t>     wget </w:t>
      </w:r>
      <w:hyperlink r:id="rId14" w:tgtFrame="_blank" w:history="1">
        <w:r>
          <w:rPr>
            <w:rStyle w:val="Hyperlink"/>
            <w:rFonts w:ascii="Lucida Console" w:hAnsi="Lucida Console" w:cs="Calibri"/>
            <w:color w:val="1155CC"/>
            <w:lang w:val="en-US"/>
          </w:rPr>
          <w:t>https://raw.githubusercontent.com/javahometech/docker-compose/master/docker-compose.yml</w:t>
        </w:r>
      </w:hyperlink>
    </w:p>
    <w:p w14:paraId="6377E82A" w14:textId="77777777" w:rsidR="00D85696" w:rsidRDefault="00D85696" w:rsidP="00D85696">
      <w:pPr>
        <w:pStyle w:val="NormalWeb"/>
        <w:shd w:val="clear" w:color="auto" w:fill="FFFFFF"/>
        <w:spacing w:before="0" w:beforeAutospacing="0" w:after="0" w:afterAutospacing="0"/>
        <w:ind w:left="1080"/>
        <w:rPr>
          <w:rFonts w:ascii="Calibri" w:hAnsi="Calibri" w:cs="Calibri"/>
          <w:color w:val="222222"/>
          <w:sz w:val="22"/>
          <w:szCs w:val="22"/>
        </w:rPr>
      </w:pPr>
      <w:r>
        <w:rPr>
          <w:rFonts w:ascii="Calibri" w:hAnsi="Calibri" w:cs="Calibri"/>
          <w:color w:val="222222"/>
          <w:sz w:val="18"/>
          <w:szCs w:val="18"/>
          <w:lang w:val="en-US"/>
        </w:rPr>
        <w:t>-</w:t>
      </w:r>
      <w:r>
        <w:rPr>
          <w:color w:val="222222"/>
          <w:sz w:val="14"/>
          <w:szCs w:val="14"/>
          <w:lang w:val="en-US"/>
        </w:rPr>
        <w:t>          </w:t>
      </w:r>
      <w:r>
        <w:rPr>
          <w:rFonts w:ascii="Lucida Console" w:hAnsi="Lucida Console" w:cs="Calibri"/>
          <w:color w:val="222222"/>
          <w:sz w:val="18"/>
          <w:szCs w:val="18"/>
          <w:lang w:val="en-US"/>
        </w:rPr>
        <w:t>     docker-compose up -d</w:t>
      </w:r>
    </w:p>
    <w:p w14:paraId="0A1285E7" w14:textId="77777777" w:rsidR="00D85696" w:rsidRDefault="00D85696" w:rsidP="00D85696">
      <w:pPr>
        <w:pStyle w:val="NormalWeb"/>
        <w:shd w:val="clear" w:color="auto" w:fill="FFFFFF"/>
        <w:spacing w:before="0" w:beforeAutospacing="0" w:after="0" w:afterAutospacing="0"/>
        <w:ind w:left="1080"/>
        <w:rPr>
          <w:rFonts w:ascii="Calibri" w:hAnsi="Calibri" w:cs="Calibri"/>
          <w:color w:val="222222"/>
          <w:sz w:val="22"/>
          <w:szCs w:val="22"/>
        </w:rPr>
      </w:pPr>
      <w:r>
        <w:rPr>
          <w:rFonts w:ascii="Calibri" w:hAnsi="Calibri" w:cs="Calibri"/>
          <w:color w:val="222222"/>
          <w:sz w:val="18"/>
          <w:szCs w:val="18"/>
          <w:lang w:val="en-US"/>
        </w:rPr>
        <w:t>-</w:t>
      </w:r>
      <w:r>
        <w:rPr>
          <w:color w:val="222222"/>
          <w:sz w:val="14"/>
          <w:szCs w:val="14"/>
          <w:lang w:val="en-US"/>
        </w:rPr>
        <w:t>          </w:t>
      </w:r>
      <w:r>
        <w:rPr>
          <w:rFonts w:ascii="Lucida Console" w:hAnsi="Lucida Console" w:cs="Calibri"/>
          <w:color w:val="222222"/>
          <w:sz w:val="18"/>
          <w:szCs w:val="18"/>
          <w:lang w:val="en-US"/>
        </w:rPr>
        <w:t>     docker ps</w:t>
      </w:r>
    </w:p>
    <w:p w14:paraId="03A79EF3" w14:textId="77777777" w:rsidR="00D85696" w:rsidRDefault="00D85696" w:rsidP="00D85696">
      <w:pPr>
        <w:pStyle w:val="NormalWeb"/>
        <w:shd w:val="clear" w:color="auto" w:fill="FFFFFF"/>
        <w:spacing w:before="0" w:beforeAutospacing="0" w:after="0" w:afterAutospacing="0"/>
        <w:ind w:left="1080"/>
        <w:rPr>
          <w:rFonts w:ascii="Calibri" w:hAnsi="Calibri" w:cs="Calibri"/>
          <w:color w:val="222222"/>
          <w:sz w:val="22"/>
          <w:szCs w:val="22"/>
        </w:rPr>
      </w:pPr>
      <w:r>
        <w:rPr>
          <w:rFonts w:ascii="Calibri" w:hAnsi="Calibri" w:cs="Calibri"/>
          <w:color w:val="222222"/>
          <w:sz w:val="18"/>
          <w:szCs w:val="18"/>
          <w:lang w:val="en-US"/>
        </w:rPr>
        <w:t>-</w:t>
      </w:r>
      <w:r>
        <w:rPr>
          <w:color w:val="222222"/>
          <w:sz w:val="14"/>
          <w:szCs w:val="14"/>
          <w:lang w:val="en-US"/>
        </w:rPr>
        <w:t>          </w:t>
      </w:r>
      <w:r>
        <w:rPr>
          <w:rFonts w:ascii="Lucida Console" w:hAnsi="Lucida Console" w:cs="Calibri"/>
          <w:color w:val="222222"/>
          <w:sz w:val="18"/>
          <w:szCs w:val="18"/>
          <w:lang w:val="en-US"/>
        </w:rPr>
        <w:t>     docker rm -f $(docker ps -aq)</w:t>
      </w:r>
    </w:p>
    <w:p w14:paraId="50899450" w14:textId="77777777" w:rsidR="00D85696" w:rsidRDefault="00D85696" w:rsidP="00D85696">
      <w:pPr>
        <w:pStyle w:val="NormalWeb"/>
        <w:shd w:val="clear" w:color="auto" w:fill="FFFFFF"/>
        <w:spacing w:before="0" w:beforeAutospacing="0" w:after="0" w:afterAutospacing="0"/>
        <w:ind w:left="1080"/>
        <w:rPr>
          <w:rFonts w:ascii="Calibri" w:hAnsi="Calibri" w:cs="Calibri"/>
          <w:color w:val="222222"/>
          <w:sz w:val="22"/>
          <w:szCs w:val="22"/>
        </w:rPr>
      </w:pPr>
      <w:r>
        <w:rPr>
          <w:rFonts w:ascii="Calibri" w:hAnsi="Calibri" w:cs="Calibri"/>
          <w:color w:val="222222"/>
          <w:sz w:val="18"/>
          <w:szCs w:val="18"/>
          <w:lang w:val="en-US"/>
        </w:rPr>
        <w:t>-</w:t>
      </w:r>
      <w:r>
        <w:rPr>
          <w:color w:val="222222"/>
          <w:sz w:val="14"/>
          <w:szCs w:val="14"/>
          <w:lang w:val="en-US"/>
        </w:rPr>
        <w:t>          </w:t>
      </w:r>
      <w:r>
        <w:rPr>
          <w:rFonts w:ascii="Lucida Console" w:hAnsi="Lucida Console" w:cs="Calibri"/>
          <w:color w:val="222222"/>
          <w:sz w:val="18"/>
          <w:szCs w:val="18"/>
          <w:lang w:val="en-US"/>
        </w:rPr>
        <w:t>     docker-compose up -d</w:t>
      </w:r>
    </w:p>
    <w:p w14:paraId="490B9834"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hyperlink r:id="rId15" w:tgtFrame="_blank" w:tooltip="swarm-stack.yml" w:history="1">
        <w:r>
          <w:rPr>
            <w:rStyle w:val="Hyperlink"/>
            <w:color w:val="0366D6"/>
            <w:sz w:val="21"/>
            <w:szCs w:val="21"/>
            <w:shd w:val="clear" w:color="auto" w:fill="F6F8FA"/>
            <w:lang w:val="en-US"/>
          </w:rPr>
          <w:t>swarm-stack.yml</w:t>
        </w:r>
      </w:hyperlink>
      <w:r>
        <w:rPr>
          <w:rFonts w:ascii="Calibri" w:hAnsi="Calibri" w:cs="Calibri"/>
          <w:color w:val="222222"/>
          <w:sz w:val="22"/>
          <w:szCs w:val="22"/>
          <w:lang w:val="en-US"/>
        </w:rPr>
        <w:t>  </w:t>
      </w:r>
    </w:p>
    <w:p w14:paraId="5CDAE63E" w14:textId="77777777" w:rsidR="00D85696" w:rsidRDefault="00D85696" w:rsidP="00D85696">
      <w:pPr>
        <w:shd w:val="clear" w:color="auto" w:fill="FFFFFF"/>
        <w:spacing w:line="235" w:lineRule="atLeast"/>
        <w:rPr>
          <w:rFonts w:ascii="Calibri" w:hAnsi="Calibri" w:cs="Calibri"/>
          <w:color w:val="222222"/>
        </w:rPr>
      </w:pPr>
      <w:ins w:id="0" w:author="Unknown" w:date="2018-11-21T06:56:00Z">
        <w:r>
          <w:rPr>
            <w:rFonts w:ascii="Arial" w:hAnsi="Arial" w:cs="Arial"/>
            <w:b/>
            <w:bCs/>
            <w:color w:val="008080"/>
            <w:shd w:val="clear" w:color="auto" w:fill="FFFF00"/>
            <w:lang w:val="en-US"/>
          </w:rPr>
          <w:t>Day 2</w:t>
        </w:r>
      </w:ins>
      <w:r>
        <w:rPr>
          <w:rFonts w:ascii="Arial" w:hAnsi="Arial" w:cs="Arial"/>
          <w:b/>
          <w:bCs/>
          <w:color w:val="000000"/>
          <w:shd w:val="clear" w:color="auto" w:fill="FFFF00"/>
          <w:lang w:val="en-US"/>
        </w:rPr>
        <w:t>9</w:t>
      </w:r>
      <w:ins w:id="1" w:author="Unknown" w:date="2018-11-21T06:56:00Z">
        <w:r>
          <w:rPr>
            <w:rFonts w:ascii="Arial" w:hAnsi="Arial" w:cs="Arial"/>
            <w:b/>
            <w:bCs/>
            <w:color w:val="008080"/>
            <w:shd w:val="clear" w:color="auto" w:fill="FFFF00"/>
            <w:lang w:val="en-US"/>
          </w:rPr>
          <w:t>:                                                                                                          </w:t>
        </w:r>
      </w:ins>
    </w:p>
    <w:p w14:paraId="54BFD32E" w14:textId="77777777" w:rsidR="00D85696" w:rsidRDefault="00D85696" w:rsidP="00D85696">
      <w:pPr>
        <w:shd w:val="clear" w:color="auto" w:fill="FFFFFF"/>
        <w:spacing w:line="235" w:lineRule="atLeast"/>
        <w:rPr>
          <w:rFonts w:ascii="Calibri" w:hAnsi="Calibri" w:cs="Calibri"/>
          <w:color w:val="222222"/>
        </w:rPr>
      </w:pPr>
      <w:r>
        <w:rPr>
          <w:rFonts w:ascii="Calibri" w:hAnsi="Calibri" w:cs="Calibri"/>
          <w:b/>
          <w:bCs/>
          <w:color w:val="222222"/>
          <w:sz w:val="26"/>
          <w:szCs w:val="26"/>
          <w:lang w:val="en-US"/>
        </w:rPr>
        <w:t>Play with Docker </w:t>
      </w:r>
      <w:r>
        <w:rPr>
          <w:rFonts w:ascii="Calibri" w:hAnsi="Calibri" w:cs="Calibri"/>
          <w:color w:val="222222"/>
          <w:sz w:val="20"/>
          <w:szCs w:val="20"/>
          <w:lang w:val="en-US"/>
        </w:rPr>
        <w:t>:</w:t>
      </w:r>
    </w:p>
    <w:p w14:paraId="5E1572D0"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b/>
          <w:bCs/>
          <w:color w:val="222222"/>
          <w:sz w:val="20"/>
          <w:szCs w:val="20"/>
          <w:lang w:val="en-US"/>
        </w:rPr>
        <w:t>Google :</w:t>
      </w:r>
      <w:r>
        <w:rPr>
          <w:rFonts w:ascii="Calibri" w:hAnsi="Calibri" w:cs="Calibri"/>
          <w:color w:val="222222"/>
          <w:sz w:val="20"/>
          <w:szCs w:val="20"/>
          <w:lang w:val="en-US"/>
        </w:rPr>
        <w:t> play with docker.</w:t>
      </w:r>
    </w:p>
    <w:p w14:paraId="77E26D00"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We should have docker hub account.</w:t>
      </w:r>
    </w:p>
    <w:p w14:paraId="447C983A"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Login with docker hub account</w:t>
      </w:r>
    </w:p>
    <w:p w14:paraId="7AE8D364"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You can Crete upto 05 VMs</w:t>
      </w:r>
    </w:p>
    <w:p w14:paraId="510299DD"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Add instance-&gt; docker is preinstalled.</w:t>
      </w:r>
    </w:p>
    <w:p w14:paraId="6BD59AE9"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–v</w:t>
      </w:r>
    </w:p>
    <w:p w14:paraId="7CA4BE7F"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lastRenderedPageBreak/>
        <w:t>-</w:t>
      </w:r>
      <w:r>
        <w:rPr>
          <w:color w:val="222222"/>
          <w:sz w:val="14"/>
          <w:szCs w:val="14"/>
          <w:lang w:val="en-US"/>
        </w:rPr>
        <w:t>          </w:t>
      </w:r>
      <w:r>
        <w:rPr>
          <w:rFonts w:ascii="Calibri" w:hAnsi="Calibri" w:cs="Calibri"/>
          <w:color w:val="222222"/>
          <w:sz w:val="20"/>
          <w:szCs w:val="20"/>
          <w:lang w:val="en-US"/>
        </w:rPr>
        <w:t>#Docker run –d –p 80:80 httpd</w:t>
      </w:r>
    </w:p>
    <w:p w14:paraId="572D1708"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It will pull apache docker</w:t>
      </w:r>
    </w:p>
    <w:p w14:paraId="77D96259"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Right click on above 80 and paste on the browser.</w:t>
      </w:r>
    </w:p>
    <w:p w14:paraId="699EE55E"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run –d –p 8080:80 nginx</w:t>
      </w:r>
    </w:p>
    <w:p w14:paraId="0FD23CDD"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By 8080 you can able to access the nginx.</w:t>
      </w:r>
    </w:p>
    <w:p w14:paraId="0F75AB7A" w14:textId="77777777" w:rsidR="00D85696" w:rsidRDefault="00D85696" w:rsidP="00D85696">
      <w:pPr>
        <w:shd w:val="clear" w:color="auto" w:fill="FFFFFF"/>
        <w:spacing w:line="235" w:lineRule="atLeast"/>
        <w:rPr>
          <w:rFonts w:ascii="Calibri" w:hAnsi="Calibri" w:cs="Calibri"/>
          <w:color w:val="222222"/>
        </w:rPr>
      </w:pPr>
      <w:r>
        <w:rPr>
          <w:rFonts w:ascii="Calibri" w:hAnsi="Calibri" w:cs="Calibri"/>
          <w:b/>
          <w:bCs/>
          <w:color w:val="222222"/>
          <w:sz w:val="20"/>
          <w:szCs w:val="20"/>
          <w:lang w:val="en-US"/>
        </w:rPr>
        <w:t>IMP**</w:t>
      </w:r>
    </w:p>
    <w:p w14:paraId="30401BD9" w14:textId="77777777" w:rsidR="00D85696" w:rsidRDefault="00D85696" w:rsidP="00D85696">
      <w:pPr>
        <w:shd w:val="clear" w:color="auto" w:fill="FFFFFF"/>
        <w:spacing w:line="235" w:lineRule="atLeast"/>
        <w:rPr>
          <w:rFonts w:ascii="Calibri" w:hAnsi="Calibri" w:cs="Calibri"/>
          <w:color w:val="222222"/>
        </w:rPr>
      </w:pPr>
      <w:r>
        <w:rPr>
          <w:rFonts w:ascii="Calibri" w:hAnsi="Calibri" w:cs="Calibri"/>
          <w:b/>
          <w:bCs/>
          <w:color w:val="222222"/>
          <w:sz w:val="26"/>
          <w:szCs w:val="26"/>
          <w:lang w:val="en-US"/>
        </w:rPr>
        <w:t>Docker Volumes:</w:t>
      </w:r>
    </w:p>
    <w:p w14:paraId="267913F9"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By default data stored in the container itself.</w:t>
      </w:r>
    </w:p>
    <w:p w14:paraId="0DFFFD85"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All tables and application data stored in container by default. To prevent this volume comes in the picture.</w:t>
      </w:r>
    </w:p>
    <w:p w14:paraId="30AD846D"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By default data generated on a container is lost, when you terminate that container.</w:t>
      </w:r>
    </w:p>
    <w:p w14:paraId="0BBE0A6A"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You can mount data volume in to the host.</w:t>
      </w:r>
    </w:p>
    <w:p w14:paraId="14A23C8F"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If you wanna persists data generated by the container, we have to create docker volume. Volume persists data on the host, if container crashers, we can create new container pointing to a volumes.</w:t>
      </w:r>
    </w:p>
    <w:p w14:paraId="2EF9E855"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volume reside on host.</w:t>
      </w:r>
    </w:p>
    <w:p w14:paraId="4452C910"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 </w:t>
      </w:r>
    </w:p>
    <w:p w14:paraId="36F84FE4" w14:textId="77777777" w:rsidR="00D85696" w:rsidRDefault="00D85696" w:rsidP="00D85696">
      <w:pPr>
        <w:shd w:val="clear" w:color="auto" w:fill="FFFFFF"/>
        <w:spacing w:line="235" w:lineRule="atLeast"/>
        <w:ind w:left="720"/>
        <w:rPr>
          <w:rFonts w:ascii="Calibri" w:hAnsi="Calibri" w:cs="Calibri"/>
          <w:color w:val="222222"/>
        </w:rPr>
      </w:pPr>
      <w:r>
        <w:rPr>
          <w:rFonts w:ascii="Calibri" w:hAnsi="Calibri" w:cs="Calibri"/>
          <w:color w:val="222222"/>
          <w:sz w:val="20"/>
          <w:szCs w:val="20"/>
          <w:lang w:val="en-US"/>
        </w:rPr>
        <w:t>Ec2: lets create volumes</w:t>
      </w:r>
    </w:p>
    <w:p w14:paraId="6F1DB8F0"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volume list</w:t>
      </w:r>
    </w:p>
    <w:p w14:paraId="624CCA98"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volume create vol1 (vol1 is volume name)</w:t>
      </w:r>
    </w:p>
    <w:p w14:paraId="3705095A"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volume inspect &lt;volume name&gt;</w:t>
      </w:r>
    </w:p>
    <w:p w14:paraId="57449D42"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lets try Jenkins pull dockerhub</w:t>
      </w:r>
    </w:p>
    <w:p w14:paraId="7E51C577"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hyperlink r:id="rId16" w:tgtFrame="_blank" w:history="1">
        <w:r>
          <w:rPr>
            <w:rStyle w:val="Hyperlink"/>
            <w:rFonts w:ascii="Calibri" w:hAnsi="Calibri" w:cs="Calibri"/>
            <w:color w:val="1155CC"/>
            <w:sz w:val="20"/>
            <w:szCs w:val="20"/>
            <w:lang w:val="en-US"/>
          </w:rPr>
          <w:t>hub.docker.com</w:t>
        </w:r>
      </w:hyperlink>
    </w:p>
    <w:p w14:paraId="221153ED"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Jenkins</w:t>
      </w:r>
    </w:p>
    <w:p w14:paraId="0DCD81F1"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run –p 8080:8080 –p 50000:50000 –v /home</w:t>
      </w:r>
    </w:p>
    <w:p w14:paraId="1FFEC209"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run –p –d 8080:8080 –p 50000:50000  jenkins</w:t>
      </w:r>
    </w:p>
    <w:p w14:paraId="0B6691B0"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26"/>
      </w:tblGrid>
      <w:tr w:rsidR="00D85696" w14:paraId="2278BFE1" w14:textId="77777777" w:rsidTr="00D85696">
        <w:trPr>
          <w:tblCellSpacing w:w="0" w:type="dxa"/>
        </w:trPr>
        <w:tc>
          <w:tcPr>
            <w:tcW w:w="0" w:type="auto"/>
            <w:shd w:val="clear" w:color="auto" w:fill="FFFFFF"/>
            <w:vAlign w:val="center"/>
            <w:hideMark/>
          </w:tcPr>
          <w:p w14:paraId="78EFCC2D" w14:textId="77777777" w:rsidR="00D85696" w:rsidRDefault="00D85696">
            <w:pPr>
              <w:spacing w:line="235" w:lineRule="atLeast"/>
              <w:divId w:val="377433393"/>
              <w:rPr>
                <w:rFonts w:ascii="Calibri" w:hAnsi="Calibri" w:cs="Calibri"/>
                <w:color w:val="222222"/>
              </w:rPr>
            </w:pPr>
            <w:r>
              <w:rPr>
                <w:rFonts w:ascii="Calibri" w:hAnsi="Calibri" w:cs="Calibri"/>
                <w:color w:val="222222"/>
                <w:lang w:val="en-US"/>
              </w:rPr>
              <w:t>Volume name</w:t>
            </w:r>
          </w:p>
        </w:tc>
      </w:tr>
    </w:tbl>
    <w:p w14:paraId="0D65D303" w14:textId="77777777" w:rsidR="00D85696" w:rsidRDefault="00D85696" w:rsidP="00D85696">
      <w:pPr>
        <w:rPr>
          <w:rFonts w:ascii="Times New Roman" w:hAnsi="Times New Roman" w:cs="Times New Roman"/>
          <w:sz w:val="24"/>
          <w:szCs w:val="24"/>
        </w:rPr>
      </w:pPr>
      <w:r>
        <w:rPr>
          <w:rFonts w:ascii="Arial" w:hAnsi="Arial" w:cs="Arial"/>
          <w:color w:val="222222"/>
          <w:sz w:val="20"/>
          <w:szCs w:val="20"/>
          <w:shd w:val="clear" w:color="auto" w:fill="FFFFFF"/>
          <w:lang w:val="en-US"/>
        </w:rPr>
        <w:t>It will pull the latest Jenkins.(it’s with out volume)</w:t>
      </w:r>
    </w:p>
    <w:p w14:paraId="165CDD61"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26"/>
      </w:tblGrid>
      <w:tr w:rsidR="00D85696" w14:paraId="00AE47A8" w14:textId="77777777" w:rsidTr="00D85696">
        <w:trPr>
          <w:tblCellSpacing w:w="0" w:type="dxa"/>
        </w:trPr>
        <w:tc>
          <w:tcPr>
            <w:tcW w:w="0" w:type="auto"/>
            <w:shd w:val="clear" w:color="auto" w:fill="FFFFFF"/>
            <w:vAlign w:val="center"/>
            <w:hideMark/>
          </w:tcPr>
          <w:p w14:paraId="03A58A10" w14:textId="77777777" w:rsidR="00D85696" w:rsidRDefault="00D85696">
            <w:pPr>
              <w:spacing w:line="235" w:lineRule="atLeast"/>
              <w:divId w:val="1842352314"/>
              <w:rPr>
                <w:rFonts w:ascii="Calibri" w:hAnsi="Calibri" w:cs="Calibri"/>
                <w:color w:val="222222"/>
              </w:rPr>
            </w:pPr>
            <w:r>
              <w:rPr>
                <w:rFonts w:ascii="Calibri" w:hAnsi="Calibri" w:cs="Calibri"/>
                <w:color w:val="222222"/>
                <w:lang w:val="en-US"/>
              </w:rPr>
              <w:t>Image Name</w:t>
            </w:r>
          </w:p>
        </w:tc>
      </w:tr>
    </w:tbl>
    <w:p w14:paraId="38FFA237" w14:textId="77777777" w:rsidR="00D85696" w:rsidRDefault="00D85696" w:rsidP="00D85696">
      <w:pPr>
        <w:rPr>
          <w:rFonts w:ascii="Times New Roman" w:hAnsi="Times New Roman" w:cs="Times New Roman"/>
          <w:sz w:val="24"/>
          <w:szCs w:val="24"/>
        </w:rPr>
      </w:pPr>
      <w:r>
        <w:rPr>
          <w:rFonts w:ascii="Arial" w:hAnsi="Arial" w:cs="Arial"/>
          <w:color w:val="222222"/>
          <w:sz w:val="20"/>
          <w:szCs w:val="20"/>
          <w:shd w:val="clear" w:color="auto" w:fill="FFFFFF"/>
          <w:lang w:val="en-US"/>
        </w:rPr>
        <w:t>#dokcer exec –it &lt;container id&gt; /bin/bash</w:t>
      </w:r>
    </w:p>
    <w:p w14:paraId="41FEFBF0"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To enter into the Jenkins container.</w:t>
      </w:r>
    </w:p>
    <w:p w14:paraId="6E13F0F7"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volume create Jenkins</w:t>
      </w:r>
    </w:p>
    <w:p w14:paraId="0E101836"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volume inspect  Jenkins</w:t>
      </w:r>
    </w:p>
    <w:p w14:paraId="1A7D996D"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Volumes are stored in the host only.</w:t>
      </w:r>
    </w:p>
    <w:p w14:paraId="5F739ADA"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run –d –p 8080:8080 –p 50000:50000 –v   jenkins:/var/jenkins_home </w:t>
      </w:r>
      <w:r>
        <w:rPr>
          <w:rFonts w:ascii="Calibri" w:hAnsi="Calibri" w:cs="Calibri"/>
          <w:b/>
          <w:bCs/>
          <w:color w:val="222222"/>
          <w:sz w:val="20"/>
          <w:szCs w:val="20"/>
          <w:lang w:val="en-US"/>
        </w:rPr>
        <w:t>jenkins</w:t>
      </w:r>
    </w:p>
    <w:p w14:paraId="71087622"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#cd</w:t>
      </w:r>
      <w:r>
        <w:rPr>
          <w:rFonts w:ascii="Calibri" w:hAnsi="Calibri" w:cs="Calibri"/>
          <w:b/>
          <w:bCs/>
          <w:color w:val="222222"/>
          <w:sz w:val="20"/>
          <w:szCs w:val="20"/>
          <w:lang w:val="en-US"/>
        </w:rPr>
        <w:t> </w:t>
      </w:r>
      <w:r>
        <w:rPr>
          <w:rFonts w:ascii="Calibri" w:hAnsi="Calibri" w:cs="Calibri"/>
          <w:color w:val="222222"/>
          <w:sz w:val="20"/>
          <w:szCs w:val="20"/>
          <w:lang w:val="en-US"/>
        </w:rPr>
        <w:t>:/var/kenkins_home</w:t>
      </w:r>
    </w:p>
    <w:p w14:paraId="6CA8E77E"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here you will get intial admin password in host itself.</w:t>
      </w:r>
    </w:p>
    <w:p w14:paraId="26C5B167"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Now create one job in jenkins and crash and reinstall the jenkins, you will have all config details stored on the volume.</w:t>
      </w:r>
    </w:p>
    <w:p w14:paraId="0933942A"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Better to point your container to volume for better practice and safe.</w:t>
      </w:r>
    </w:p>
    <w:p w14:paraId="1AC7B746" w14:textId="77777777" w:rsidR="00D85696" w:rsidRDefault="00D85696" w:rsidP="00D85696">
      <w:pPr>
        <w:shd w:val="clear" w:color="auto" w:fill="FFFFFF"/>
        <w:spacing w:line="235" w:lineRule="atLeast"/>
        <w:ind w:left="720"/>
        <w:rPr>
          <w:rFonts w:ascii="Calibri" w:hAnsi="Calibri" w:cs="Calibri"/>
          <w:color w:val="222222"/>
        </w:rPr>
      </w:pPr>
      <w:r>
        <w:rPr>
          <w:rFonts w:ascii="Arial" w:hAnsi="Arial" w:cs="Arial"/>
          <w:b/>
          <w:bCs/>
          <w:color w:val="000000"/>
          <w:shd w:val="clear" w:color="auto" w:fill="FFFF00"/>
          <w:lang w:val="en-US"/>
        </w:rPr>
        <w:t> </w:t>
      </w:r>
    </w:p>
    <w:p w14:paraId="7ACEABC1" w14:textId="77777777" w:rsidR="00D85696" w:rsidRDefault="00D85696" w:rsidP="00D85696">
      <w:pPr>
        <w:shd w:val="clear" w:color="auto" w:fill="FFFFFF"/>
        <w:spacing w:line="235" w:lineRule="atLeast"/>
        <w:ind w:left="720"/>
        <w:rPr>
          <w:rFonts w:ascii="Calibri" w:hAnsi="Calibri" w:cs="Calibri"/>
          <w:color w:val="222222"/>
        </w:rPr>
      </w:pPr>
      <w:r>
        <w:rPr>
          <w:rFonts w:ascii="Arial" w:hAnsi="Arial" w:cs="Arial"/>
          <w:b/>
          <w:bCs/>
          <w:color w:val="000000"/>
          <w:shd w:val="clear" w:color="auto" w:fill="FFFF00"/>
          <w:lang w:val="en-US"/>
        </w:rPr>
        <w:t> </w:t>
      </w:r>
    </w:p>
    <w:p w14:paraId="659FF536" w14:textId="77777777" w:rsidR="00D85696" w:rsidRDefault="00D85696" w:rsidP="00D85696">
      <w:pPr>
        <w:shd w:val="clear" w:color="auto" w:fill="FFFFFF"/>
        <w:spacing w:line="235" w:lineRule="atLeast"/>
        <w:ind w:left="720"/>
        <w:rPr>
          <w:rFonts w:ascii="Calibri" w:hAnsi="Calibri" w:cs="Calibri"/>
          <w:color w:val="222222"/>
        </w:rPr>
      </w:pPr>
      <w:ins w:id="2" w:author="Unknown" w:date="2018-11-21T06:56:00Z">
        <w:r>
          <w:rPr>
            <w:rFonts w:ascii="Arial" w:hAnsi="Arial" w:cs="Arial"/>
            <w:b/>
            <w:bCs/>
            <w:color w:val="008080"/>
            <w:shd w:val="clear" w:color="auto" w:fill="FFFF00"/>
            <w:lang w:val="en-US"/>
          </w:rPr>
          <w:t>Day </w:t>
        </w:r>
      </w:ins>
      <w:r>
        <w:rPr>
          <w:rFonts w:ascii="Arial" w:hAnsi="Arial" w:cs="Arial"/>
          <w:b/>
          <w:bCs/>
          <w:color w:val="000000"/>
          <w:shd w:val="clear" w:color="auto" w:fill="FFFF00"/>
          <w:lang w:val="en-US"/>
        </w:rPr>
        <w:t>30</w:t>
      </w:r>
      <w:ins w:id="3" w:author="Unknown" w:date="2018-11-21T06:56:00Z">
        <w:r>
          <w:rPr>
            <w:rFonts w:ascii="Arial" w:hAnsi="Arial" w:cs="Arial"/>
            <w:b/>
            <w:bCs/>
            <w:color w:val="008080"/>
            <w:shd w:val="clear" w:color="auto" w:fill="FFFF00"/>
            <w:lang w:val="en-US"/>
          </w:rPr>
          <w:t>:                                                                                                           </w:t>
        </w:r>
      </w:ins>
    </w:p>
    <w:p w14:paraId="448EFA40" w14:textId="77777777" w:rsidR="00D85696" w:rsidRDefault="00D85696" w:rsidP="00D85696">
      <w:pPr>
        <w:shd w:val="clear" w:color="auto" w:fill="FFFFFF"/>
        <w:spacing w:line="235" w:lineRule="atLeast"/>
        <w:rPr>
          <w:rFonts w:ascii="Calibri" w:hAnsi="Calibri" w:cs="Calibri"/>
          <w:color w:val="222222"/>
        </w:rPr>
      </w:pPr>
      <w:r>
        <w:rPr>
          <w:rFonts w:ascii="Calibri" w:hAnsi="Calibri" w:cs="Calibri"/>
          <w:b/>
          <w:bCs/>
          <w:color w:val="222222"/>
          <w:lang w:val="en-US"/>
        </w:rPr>
        <w:t>Docker orchestration</w:t>
      </w:r>
      <w:r>
        <w:rPr>
          <w:rFonts w:ascii="Calibri" w:hAnsi="Calibri" w:cs="Calibri"/>
          <w:color w:val="222222"/>
          <w:sz w:val="20"/>
          <w:szCs w:val="20"/>
          <w:lang w:val="en-US"/>
        </w:rPr>
        <w:t>:</w:t>
      </w:r>
    </w:p>
    <w:p w14:paraId="3C2336BA" w14:textId="77777777" w:rsidR="00D85696" w:rsidRDefault="00D85696" w:rsidP="00D85696">
      <w:pPr>
        <w:pStyle w:val="NormalWeb"/>
        <w:shd w:val="clear" w:color="auto" w:fill="FFFFFF"/>
        <w:spacing w:before="0" w:beforeAutospacing="0" w:after="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lastRenderedPageBreak/>
        <w:t>-</w:t>
      </w:r>
      <w:r>
        <w:rPr>
          <w:color w:val="222222"/>
          <w:sz w:val="14"/>
          <w:szCs w:val="14"/>
          <w:lang w:val="en-US"/>
        </w:rPr>
        <w:t>          </w:t>
      </w:r>
      <w:r>
        <w:rPr>
          <w:rFonts w:ascii="Calibri" w:hAnsi="Calibri" w:cs="Calibri"/>
          <w:color w:val="222222"/>
          <w:sz w:val="20"/>
          <w:szCs w:val="20"/>
          <w:lang w:val="en-US"/>
        </w:rPr>
        <w:t>These tools are used for maintaining multiple micro services on multi node production cluster.</w:t>
      </w:r>
    </w:p>
    <w:p w14:paraId="2DF7505E" w14:textId="77777777" w:rsidR="00D85696" w:rsidRDefault="00D85696" w:rsidP="00D85696">
      <w:pPr>
        <w:pStyle w:val="NormalWeb"/>
        <w:shd w:val="clear" w:color="auto" w:fill="FFFFFF"/>
        <w:spacing w:before="0" w:beforeAutospacing="0" w:after="160" w:afterAutospacing="0" w:line="235" w:lineRule="atLeast"/>
        <w:ind w:left="1080"/>
        <w:rPr>
          <w:rFonts w:ascii="Calibri" w:hAnsi="Calibri" w:cs="Calibri"/>
          <w:color w:val="222222"/>
          <w:sz w:val="22"/>
          <w:szCs w:val="22"/>
        </w:rPr>
      </w:pPr>
      <w:r>
        <w:rPr>
          <w:rFonts w:ascii="Calibri" w:hAnsi="Calibri" w:cs="Calibri"/>
          <w:color w:val="222222"/>
          <w:sz w:val="20"/>
          <w:szCs w:val="20"/>
          <w:lang w:val="en-US"/>
        </w:rPr>
        <w:t>-</w:t>
      </w:r>
      <w:r>
        <w:rPr>
          <w:color w:val="222222"/>
          <w:sz w:val="14"/>
          <w:szCs w:val="14"/>
          <w:lang w:val="en-US"/>
        </w:rPr>
        <w:t>          </w:t>
      </w:r>
      <w:r>
        <w:rPr>
          <w:rFonts w:ascii="Calibri" w:hAnsi="Calibri" w:cs="Calibri"/>
          <w:color w:val="222222"/>
          <w:sz w:val="20"/>
          <w:szCs w:val="20"/>
          <w:lang w:val="en-US"/>
        </w:rPr>
        <w:t>Docker swarm is orchestration tool.</w:t>
      </w:r>
    </w:p>
    <w:p w14:paraId="03D2F4FA" w14:textId="77777777" w:rsidR="00D85696" w:rsidRDefault="00D85696" w:rsidP="00D85696">
      <w:pPr>
        <w:shd w:val="clear" w:color="auto" w:fill="FFFFFF"/>
        <w:spacing w:line="235" w:lineRule="atLeast"/>
        <w:rPr>
          <w:rFonts w:ascii="Calibri" w:hAnsi="Calibri" w:cs="Calibri"/>
          <w:color w:val="222222"/>
        </w:rPr>
      </w:pPr>
      <w:r>
        <w:rPr>
          <w:rFonts w:ascii="Calibri" w:hAnsi="Calibri" w:cs="Calibri"/>
          <w:b/>
          <w:bCs/>
          <w:color w:val="222222"/>
          <w:lang w:val="en-US"/>
        </w:rPr>
        <w:t>Docker orchestration Tools:</w:t>
      </w:r>
    </w:p>
    <w:p w14:paraId="4F0CD198" w14:textId="77777777" w:rsidR="00D85696" w:rsidRDefault="00D85696" w:rsidP="00D85696">
      <w:pPr>
        <w:pStyle w:val="NormalWeb"/>
        <w:shd w:val="clear" w:color="auto" w:fill="FFFFFF"/>
        <w:spacing w:before="0" w:beforeAutospacing="0" w:after="0" w:afterAutospacing="0" w:line="235" w:lineRule="atLeast"/>
        <w:ind w:left="720"/>
        <w:rPr>
          <w:rFonts w:ascii="Calibri" w:hAnsi="Calibri" w:cs="Calibri"/>
          <w:color w:val="222222"/>
          <w:sz w:val="22"/>
          <w:szCs w:val="22"/>
        </w:rPr>
      </w:pPr>
      <w:r>
        <w:rPr>
          <w:rFonts w:ascii="Calibri" w:hAnsi="Calibri" w:cs="Calibri"/>
          <w:b/>
          <w:bCs/>
          <w:color w:val="222222"/>
          <w:lang w:val="en-US"/>
        </w:rPr>
        <w:t>1.</w:t>
      </w:r>
      <w:r>
        <w:rPr>
          <w:color w:val="222222"/>
          <w:sz w:val="14"/>
          <w:szCs w:val="14"/>
          <w:lang w:val="en-US"/>
        </w:rPr>
        <w:t>      </w:t>
      </w:r>
      <w:r>
        <w:rPr>
          <w:rFonts w:ascii="Calibri" w:hAnsi="Calibri" w:cs="Calibri"/>
          <w:color w:val="222222"/>
          <w:sz w:val="20"/>
          <w:szCs w:val="20"/>
          <w:lang w:val="en-US"/>
        </w:rPr>
        <w:t>Kubernetes from Google : it is frame work which maintains your Docker.</w:t>
      </w:r>
    </w:p>
    <w:p w14:paraId="39D18597" w14:textId="77777777" w:rsidR="00D85696" w:rsidRDefault="00D85696" w:rsidP="00D85696">
      <w:pPr>
        <w:pStyle w:val="NormalWeb"/>
        <w:shd w:val="clear" w:color="auto" w:fill="FFFFFF"/>
        <w:spacing w:before="0" w:beforeAutospacing="0" w:after="0" w:afterAutospacing="0" w:line="235" w:lineRule="atLeast"/>
        <w:ind w:left="720"/>
        <w:rPr>
          <w:rFonts w:ascii="Calibri" w:hAnsi="Calibri" w:cs="Calibri"/>
          <w:color w:val="222222"/>
          <w:sz w:val="22"/>
          <w:szCs w:val="22"/>
        </w:rPr>
      </w:pPr>
      <w:r>
        <w:rPr>
          <w:rFonts w:ascii="Calibri" w:hAnsi="Calibri" w:cs="Calibri"/>
          <w:b/>
          <w:bCs/>
          <w:color w:val="222222"/>
          <w:lang w:val="en-US"/>
        </w:rPr>
        <w:t>2.</w:t>
      </w:r>
      <w:r>
        <w:rPr>
          <w:color w:val="222222"/>
          <w:sz w:val="14"/>
          <w:szCs w:val="14"/>
          <w:lang w:val="en-US"/>
        </w:rPr>
        <w:t>      </w:t>
      </w:r>
      <w:r>
        <w:rPr>
          <w:rFonts w:ascii="Calibri" w:hAnsi="Calibri" w:cs="Calibri"/>
          <w:color w:val="222222"/>
          <w:sz w:val="20"/>
          <w:szCs w:val="20"/>
          <w:lang w:val="en-US"/>
        </w:rPr>
        <w:t>Docker swarm, from Docker Inc</w:t>
      </w:r>
    </w:p>
    <w:p w14:paraId="35FED5BC" w14:textId="77777777" w:rsidR="00D85696" w:rsidRDefault="00D85696" w:rsidP="00D85696">
      <w:pPr>
        <w:pStyle w:val="NormalWeb"/>
        <w:shd w:val="clear" w:color="auto" w:fill="FFFFFF"/>
        <w:spacing w:before="0" w:beforeAutospacing="0" w:after="0" w:afterAutospacing="0" w:line="235" w:lineRule="atLeast"/>
        <w:ind w:left="720"/>
        <w:rPr>
          <w:rFonts w:ascii="Calibri" w:hAnsi="Calibri" w:cs="Calibri"/>
          <w:color w:val="222222"/>
          <w:sz w:val="22"/>
          <w:szCs w:val="22"/>
        </w:rPr>
      </w:pPr>
      <w:r>
        <w:rPr>
          <w:rFonts w:ascii="Calibri" w:hAnsi="Calibri" w:cs="Calibri"/>
          <w:b/>
          <w:bCs/>
          <w:color w:val="222222"/>
          <w:lang w:val="en-US"/>
        </w:rPr>
        <w:t>3.</w:t>
      </w:r>
      <w:r>
        <w:rPr>
          <w:color w:val="222222"/>
          <w:sz w:val="14"/>
          <w:szCs w:val="14"/>
          <w:lang w:val="en-US"/>
        </w:rPr>
        <w:t>      </w:t>
      </w:r>
      <w:r>
        <w:rPr>
          <w:rFonts w:ascii="Calibri" w:hAnsi="Calibri" w:cs="Calibri"/>
          <w:color w:val="222222"/>
          <w:sz w:val="20"/>
          <w:szCs w:val="20"/>
          <w:lang w:val="en-US"/>
        </w:rPr>
        <w:t>Mesos, from Apache</w:t>
      </w:r>
    </w:p>
    <w:p w14:paraId="0C5A6C02" w14:textId="77777777" w:rsidR="00D85696" w:rsidRDefault="00D85696" w:rsidP="00D85696">
      <w:pPr>
        <w:pStyle w:val="NormalWeb"/>
        <w:shd w:val="clear" w:color="auto" w:fill="FFFFFF"/>
        <w:spacing w:before="0" w:beforeAutospacing="0" w:after="0" w:afterAutospacing="0" w:line="235" w:lineRule="atLeast"/>
        <w:ind w:left="720"/>
        <w:rPr>
          <w:rFonts w:ascii="Calibri" w:hAnsi="Calibri" w:cs="Calibri"/>
          <w:color w:val="222222"/>
          <w:sz w:val="22"/>
          <w:szCs w:val="22"/>
        </w:rPr>
      </w:pPr>
      <w:r>
        <w:rPr>
          <w:rFonts w:ascii="Calibri" w:hAnsi="Calibri" w:cs="Calibri"/>
          <w:b/>
          <w:bCs/>
          <w:color w:val="222222"/>
          <w:lang w:val="en-US"/>
        </w:rPr>
        <w:t>4.</w:t>
      </w:r>
      <w:r>
        <w:rPr>
          <w:color w:val="222222"/>
          <w:sz w:val="14"/>
          <w:szCs w:val="14"/>
          <w:lang w:val="en-US"/>
        </w:rPr>
        <w:t>      </w:t>
      </w:r>
      <w:r>
        <w:rPr>
          <w:rFonts w:ascii="Calibri" w:hAnsi="Calibri" w:cs="Calibri"/>
          <w:color w:val="222222"/>
          <w:sz w:val="20"/>
          <w:szCs w:val="20"/>
          <w:lang w:val="en-US"/>
        </w:rPr>
        <w:t>Openshift, from redhat(open shit is plat form, the underline is kubernetes)</w:t>
      </w:r>
    </w:p>
    <w:p w14:paraId="03EE52FC" w14:textId="77777777" w:rsidR="00D85696" w:rsidRDefault="00D85696" w:rsidP="00D85696">
      <w:pPr>
        <w:pStyle w:val="NormalWeb"/>
        <w:shd w:val="clear" w:color="auto" w:fill="FFFFFF"/>
        <w:spacing w:before="0" w:beforeAutospacing="0" w:after="0" w:afterAutospacing="0" w:line="235" w:lineRule="atLeast"/>
        <w:ind w:left="1440"/>
        <w:rPr>
          <w:rFonts w:ascii="Calibri" w:hAnsi="Calibri" w:cs="Calibri"/>
          <w:color w:val="222222"/>
          <w:sz w:val="22"/>
          <w:szCs w:val="22"/>
        </w:rPr>
      </w:pPr>
      <w:r>
        <w:rPr>
          <w:rFonts w:ascii="Calibri" w:hAnsi="Calibri" w:cs="Calibri"/>
          <w:color w:val="222222"/>
          <w:sz w:val="20"/>
          <w:szCs w:val="20"/>
          <w:lang w:val="en-US"/>
        </w:rPr>
        <w:t>a.</w:t>
      </w:r>
      <w:r>
        <w:rPr>
          <w:color w:val="222222"/>
          <w:sz w:val="14"/>
          <w:szCs w:val="14"/>
          <w:lang w:val="en-US"/>
        </w:rPr>
        <w:t>       </w:t>
      </w:r>
      <w:r>
        <w:rPr>
          <w:rFonts w:ascii="Calibri" w:hAnsi="Calibri" w:cs="Calibri"/>
          <w:color w:val="222222"/>
          <w:sz w:val="20"/>
          <w:szCs w:val="20"/>
          <w:lang w:val="en-US"/>
        </w:rPr>
        <w:t>It is platform for kubernetes</w:t>
      </w:r>
    </w:p>
    <w:p w14:paraId="68F2413F" w14:textId="77777777" w:rsidR="00D85696" w:rsidRDefault="00D85696" w:rsidP="00D85696">
      <w:pPr>
        <w:pStyle w:val="NormalWeb"/>
        <w:shd w:val="clear" w:color="auto" w:fill="FFFFFF"/>
        <w:spacing w:before="0" w:beforeAutospacing="0" w:after="0" w:afterAutospacing="0" w:line="235" w:lineRule="atLeast"/>
        <w:ind w:left="720"/>
        <w:rPr>
          <w:rFonts w:ascii="Calibri" w:hAnsi="Calibri" w:cs="Calibri"/>
          <w:color w:val="222222"/>
          <w:sz w:val="22"/>
          <w:szCs w:val="22"/>
        </w:rPr>
      </w:pPr>
      <w:r>
        <w:rPr>
          <w:rFonts w:ascii="Calibri" w:hAnsi="Calibri" w:cs="Calibri"/>
          <w:b/>
          <w:bCs/>
          <w:color w:val="222222"/>
          <w:lang w:val="en-US"/>
        </w:rPr>
        <w:t>5.</w:t>
      </w:r>
      <w:r>
        <w:rPr>
          <w:color w:val="222222"/>
          <w:sz w:val="14"/>
          <w:szCs w:val="14"/>
          <w:lang w:val="en-US"/>
        </w:rPr>
        <w:t>      </w:t>
      </w:r>
      <w:r>
        <w:rPr>
          <w:rFonts w:ascii="Calibri" w:hAnsi="Calibri" w:cs="Calibri"/>
          <w:color w:val="222222"/>
          <w:sz w:val="20"/>
          <w:szCs w:val="20"/>
          <w:lang w:val="en-US"/>
        </w:rPr>
        <w:t>Rancher, from rancher Labs</w:t>
      </w:r>
    </w:p>
    <w:p w14:paraId="30BDF477" w14:textId="77777777" w:rsidR="00D85696" w:rsidRDefault="00D85696" w:rsidP="00D85696">
      <w:pPr>
        <w:pStyle w:val="NormalWeb"/>
        <w:shd w:val="clear" w:color="auto" w:fill="FFFFFF"/>
        <w:spacing w:before="0" w:beforeAutospacing="0" w:after="0" w:afterAutospacing="0" w:line="235" w:lineRule="atLeast"/>
        <w:ind w:left="1440"/>
        <w:rPr>
          <w:rFonts w:ascii="Calibri" w:hAnsi="Calibri" w:cs="Calibri"/>
          <w:color w:val="222222"/>
          <w:sz w:val="22"/>
          <w:szCs w:val="22"/>
        </w:rPr>
      </w:pPr>
      <w:r>
        <w:rPr>
          <w:rFonts w:ascii="Calibri" w:hAnsi="Calibri" w:cs="Calibri"/>
          <w:color w:val="222222"/>
          <w:sz w:val="20"/>
          <w:szCs w:val="20"/>
          <w:lang w:val="en-US"/>
        </w:rPr>
        <w:t>a.</w:t>
      </w:r>
      <w:r>
        <w:rPr>
          <w:color w:val="222222"/>
          <w:sz w:val="14"/>
          <w:szCs w:val="14"/>
          <w:lang w:val="en-US"/>
        </w:rPr>
        <w:t>       </w:t>
      </w:r>
      <w:r>
        <w:rPr>
          <w:rFonts w:ascii="Calibri" w:hAnsi="Calibri" w:cs="Calibri"/>
          <w:color w:val="222222"/>
          <w:sz w:val="20"/>
          <w:szCs w:val="20"/>
          <w:lang w:val="en-US"/>
        </w:rPr>
        <w:t>Is the platform supports, kubernates, swarm,mesos etc……</w:t>
      </w:r>
    </w:p>
    <w:p w14:paraId="02584643" w14:textId="77777777" w:rsidR="00D85696" w:rsidRDefault="00D85696" w:rsidP="00D85696">
      <w:pPr>
        <w:pStyle w:val="NormalWeb"/>
        <w:shd w:val="clear" w:color="auto" w:fill="FFFFFF"/>
        <w:spacing w:before="0" w:beforeAutospacing="0" w:after="0" w:afterAutospacing="0" w:line="235" w:lineRule="atLeast"/>
        <w:ind w:left="720"/>
        <w:rPr>
          <w:rFonts w:ascii="Calibri" w:hAnsi="Calibri" w:cs="Calibri"/>
          <w:color w:val="222222"/>
          <w:sz w:val="22"/>
          <w:szCs w:val="22"/>
        </w:rPr>
      </w:pPr>
      <w:r>
        <w:rPr>
          <w:rFonts w:ascii="Calibri" w:hAnsi="Calibri" w:cs="Calibri"/>
          <w:b/>
          <w:bCs/>
          <w:color w:val="222222"/>
          <w:lang w:val="en-US"/>
        </w:rPr>
        <w:t>6.</w:t>
      </w:r>
      <w:r>
        <w:rPr>
          <w:color w:val="222222"/>
          <w:sz w:val="14"/>
          <w:szCs w:val="14"/>
          <w:lang w:val="en-US"/>
        </w:rPr>
        <w:t>      </w:t>
      </w:r>
      <w:r>
        <w:rPr>
          <w:rFonts w:ascii="Calibri" w:hAnsi="Calibri" w:cs="Calibri"/>
          <w:color w:val="222222"/>
          <w:sz w:val="20"/>
          <w:szCs w:val="20"/>
          <w:lang w:val="en-US"/>
        </w:rPr>
        <w:t>AWS EKS-Elastic Kubernetes Service</w:t>
      </w:r>
    </w:p>
    <w:p w14:paraId="0F8C2154" w14:textId="7581BA33" w:rsidR="00D85696" w:rsidRDefault="00D85696" w:rsidP="00D85696">
      <w:pPr>
        <w:pStyle w:val="NormalWeb"/>
        <w:shd w:val="clear" w:color="auto" w:fill="FFFFFF"/>
        <w:spacing w:before="0" w:beforeAutospacing="0" w:after="160" w:afterAutospacing="0" w:line="235" w:lineRule="atLeast"/>
        <w:ind w:left="1440"/>
        <w:rPr>
          <w:rFonts w:ascii="Calibri" w:hAnsi="Calibri" w:cs="Calibri"/>
          <w:color w:val="222222"/>
          <w:sz w:val="20"/>
          <w:szCs w:val="20"/>
          <w:lang w:val="en-US"/>
        </w:rPr>
      </w:pPr>
      <w:r>
        <w:rPr>
          <w:rFonts w:ascii="Calibri" w:hAnsi="Calibri" w:cs="Calibri"/>
          <w:color w:val="222222"/>
          <w:sz w:val="20"/>
          <w:szCs w:val="20"/>
          <w:lang w:val="en-US"/>
        </w:rPr>
        <w:t>a.</w:t>
      </w:r>
      <w:r>
        <w:rPr>
          <w:color w:val="222222"/>
          <w:sz w:val="14"/>
          <w:szCs w:val="14"/>
          <w:lang w:val="en-US"/>
        </w:rPr>
        <w:t>       </w:t>
      </w:r>
      <w:r>
        <w:rPr>
          <w:rFonts w:ascii="Calibri" w:hAnsi="Calibri" w:cs="Calibri"/>
          <w:color w:val="222222"/>
          <w:sz w:val="20"/>
          <w:szCs w:val="20"/>
          <w:lang w:val="en-US"/>
        </w:rPr>
        <w:t>Is kubernates platform in AWS</w:t>
      </w:r>
    </w:p>
    <w:p w14:paraId="0CD13FCD" w14:textId="528945F5" w:rsidR="00D85696" w:rsidRDefault="00D85696" w:rsidP="00D85696">
      <w:pPr>
        <w:pStyle w:val="NormalWeb"/>
        <w:pBdr>
          <w:bottom w:val="single" w:sz="6" w:space="1" w:color="auto"/>
        </w:pBdr>
        <w:shd w:val="clear" w:color="auto" w:fill="FFFFFF"/>
        <w:spacing w:before="0" w:beforeAutospacing="0" w:after="160" w:afterAutospacing="0" w:line="235" w:lineRule="atLeast"/>
        <w:ind w:left="1440"/>
        <w:rPr>
          <w:rFonts w:ascii="Calibri" w:hAnsi="Calibri" w:cs="Calibri"/>
          <w:color w:val="222222"/>
          <w:sz w:val="20"/>
          <w:szCs w:val="20"/>
          <w:lang w:val="en-US"/>
        </w:rPr>
      </w:pPr>
    </w:p>
    <w:p w14:paraId="7D11DA25" w14:textId="77777777" w:rsidR="00D85696" w:rsidRPr="00D85696" w:rsidRDefault="00D85696" w:rsidP="00D85696">
      <w:pPr>
        <w:pStyle w:val="NormalWeb"/>
        <w:shd w:val="clear" w:color="auto" w:fill="FFFFFF"/>
        <w:spacing w:before="0" w:beforeAutospacing="0" w:after="160" w:afterAutospacing="0" w:line="235" w:lineRule="atLeast"/>
        <w:rPr>
          <w:rFonts w:ascii="Calibri" w:hAnsi="Calibri" w:cs="Calibri"/>
          <w:color w:val="222222"/>
          <w:sz w:val="20"/>
          <w:szCs w:val="20"/>
          <w:lang w:val="en-US"/>
        </w:rPr>
      </w:pPr>
    </w:p>
    <w:p w14:paraId="5E4195E6" w14:textId="17CC94C1" w:rsidR="00D85696" w:rsidRPr="00D85696" w:rsidRDefault="00D85696" w:rsidP="00296D79">
      <w:pPr>
        <w:tabs>
          <w:tab w:val="right" w:pos="9026"/>
        </w:tabs>
        <w:rPr>
          <w:b/>
          <w:bCs/>
          <w:color w:val="FF0000"/>
          <w:sz w:val="24"/>
          <w:szCs w:val="24"/>
          <w:u w:val="single"/>
        </w:rPr>
      </w:pPr>
      <w:r w:rsidRPr="00D85696">
        <w:rPr>
          <w:b/>
          <w:bCs/>
          <w:color w:val="FF0000"/>
          <w:sz w:val="24"/>
          <w:szCs w:val="24"/>
          <w:u w:val="single"/>
        </w:rPr>
        <w:t>My notes start from here</w:t>
      </w:r>
      <w:r>
        <w:rPr>
          <w:b/>
          <w:bCs/>
          <w:color w:val="FF0000"/>
          <w:sz w:val="24"/>
          <w:szCs w:val="24"/>
          <w:u w:val="single"/>
        </w:rPr>
        <w:t>:</w:t>
      </w:r>
    </w:p>
    <w:p w14:paraId="1833457B" w14:textId="77777777" w:rsidR="00D85696" w:rsidRDefault="00D85696" w:rsidP="00296D79">
      <w:pPr>
        <w:tabs>
          <w:tab w:val="right" w:pos="9026"/>
        </w:tabs>
        <w:rPr>
          <w:b/>
          <w:bCs/>
          <w:sz w:val="24"/>
          <w:szCs w:val="24"/>
          <w:u w:val="single"/>
        </w:rPr>
      </w:pPr>
    </w:p>
    <w:p w14:paraId="6F0C1DE9" w14:textId="15206E47" w:rsidR="003831A7" w:rsidRPr="00A47874" w:rsidRDefault="00A47874" w:rsidP="00296D79">
      <w:pPr>
        <w:tabs>
          <w:tab w:val="right" w:pos="9026"/>
        </w:tabs>
        <w:rPr>
          <w:b/>
          <w:bCs/>
          <w:sz w:val="24"/>
          <w:szCs w:val="24"/>
          <w:u w:val="single"/>
        </w:rPr>
      </w:pPr>
      <w:r w:rsidRPr="00A47874">
        <w:rPr>
          <w:b/>
          <w:bCs/>
          <w:sz w:val="24"/>
          <w:szCs w:val="24"/>
          <w:u w:val="single"/>
        </w:rPr>
        <w:t>01-11-19</w:t>
      </w:r>
      <w:r>
        <w:rPr>
          <w:b/>
          <w:bCs/>
          <w:sz w:val="24"/>
          <w:szCs w:val="24"/>
          <w:u w:val="single"/>
        </w:rPr>
        <w:t>:</w:t>
      </w:r>
    </w:p>
    <w:p w14:paraId="5DB01867" w14:textId="7E93396E" w:rsidR="003831A7" w:rsidRPr="003831A7" w:rsidRDefault="003831A7" w:rsidP="00296D79">
      <w:pPr>
        <w:tabs>
          <w:tab w:val="right" w:pos="9026"/>
        </w:tabs>
        <w:rPr>
          <w:b/>
          <w:bCs/>
          <w:noProof/>
          <w:sz w:val="24"/>
          <w:szCs w:val="24"/>
        </w:rPr>
      </w:pPr>
      <w:r w:rsidRPr="003831A7">
        <w:rPr>
          <w:b/>
          <w:bCs/>
          <w:sz w:val="24"/>
          <w:szCs w:val="24"/>
        </w:rPr>
        <w:t>Docker Networking:</w:t>
      </w:r>
      <w:r w:rsidR="00AA47BE">
        <w:rPr>
          <w:b/>
          <w:bCs/>
          <w:sz w:val="24"/>
          <w:szCs w:val="24"/>
        </w:rPr>
        <w:t xml:space="preserve"> </w:t>
      </w:r>
    </w:p>
    <w:p w14:paraId="0002E78A" w14:textId="04C8D79A" w:rsidR="00FD07EA" w:rsidRDefault="003831A7" w:rsidP="00FD07EA">
      <w:pPr>
        <w:rPr>
          <w:noProof/>
          <w:sz w:val="24"/>
          <w:szCs w:val="24"/>
        </w:rPr>
      </w:pPr>
      <w:r>
        <w:rPr>
          <w:noProof/>
          <w:sz w:val="24"/>
          <w:szCs w:val="24"/>
        </w:rPr>
        <w:t>The objective of this discusiion is how containers talk to each other.</w:t>
      </w:r>
    </w:p>
    <w:p w14:paraId="2803EA71" w14:textId="0E723BE2" w:rsidR="003831A7" w:rsidRDefault="003831A7" w:rsidP="003831A7">
      <w:pPr>
        <w:pStyle w:val="ListParagraph"/>
        <w:numPr>
          <w:ilvl w:val="0"/>
          <w:numId w:val="1"/>
        </w:numPr>
        <w:rPr>
          <w:noProof/>
          <w:sz w:val="24"/>
          <w:szCs w:val="24"/>
        </w:rPr>
      </w:pPr>
      <w:r>
        <w:rPr>
          <w:noProof/>
          <w:sz w:val="24"/>
          <w:szCs w:val="24"/>
        </w:rPr>
        <w:t>First we will focous on how containers communicate when they are running on same host.</w:t>
      </w:r>
    </w:p>
    <w:p w14:paraId="6DCF7918" w14:textId="3BD8C900" w:rsidR="006A029D" w:rsidRDefault="006A029D" w:rsidP="006A029D">
      <w:pPr>
        <w:rPr>
          <w:b/>
          <w:bCs/>
          <w:noProof/>
          <w:sz w:val="24"/>
          <w:szCs w:val="24"/>
        </w:rPr>
      </w:pPr>
    </w:p>
    <w:p w14:paraId="06A3DDF2" w14:textId="3AB9CCB8" w:rsidR="00CB653E" w:rsidRDefault="00CB653E" w:rsidP="006A029D">
      <w:pPr>
        <w:rPr>
          <w:b/>
          <w:bCs/>
          <w:noProof/>
          <w:sz w:val="24"/>
          <w:szCs w:val="24"/>
        </w:rPr>
      </w:pPr>
      <w:r>
        <w:rPr>
          <w:b/>
          <w:bCs/>
          <w:noProof/>
          <w:sz w:val="24"/>
          <w:szCs w:val="24"/>
        </w:rPr>
        <w:t>We have bridge n/w in two flavours:</w:t>
      </w:r>
    </w:p>
    <w:p w14:paraId="04EF78A7" w14:textId="6471205B" w:rsidR="00CB653E" w:rsidRDefault="00CF163A" w:rsidP="00CF163A">
      <w:pPr>
        <w:pStyle w:val="ListParagraph"/>
        <w:numPr>
          <w:ilvl w:val="0"/>
          <w:numId w:val="1"/>
        </w:numPr>
        <w:rPr>
          <w:b/>
          <w:bCs/>
          <w:noProof/>
          <w:sz w:val="24"/>
          <w:szCs w:val="24"/>
        </w:rPr>
      </w:pPr>
      <w:r>
        <w:rPr>
          <w:b/>
          <w:bCs/>
          <w:noProof/>
          <w:sz w:val="24"/>
          <w:szCs w:val="24"/>
        </w:rPr>
        <w:t>Default bridge</w:t>
      </w:r>
    </w:p>
    <w:p w14:paraId="62F32630" w14:textId="02BA6BCB" w:rsidR="00CF163A" w:rsidRDefault="00CF163A" w:rsidP="00CF163A">
      <w:pPr>
        <w:pStyle w:val="ListParagraph"/>
        <w:numPr>
          <w:ilvl w:val="0"/>
          <w:numId w:val="1"/>
        </w:numPr>
        <w:rPr>
          <w:b/>
          <w:bCs/>
          <w:noProof/>
          <w:sz w:val="24"/>
          <w:szCs w:val="24"/>
        </w:rPr>
      </w:pPr>
      <w:r>
        <w:rPr>
          <w:b/>
          <w:bCs/>
          <w:noProof/>
          <w:sz w:val="24"/>
          <w:szCs w:val="24"/>
        </w:rPr>
        <w:t>Docker network list</w:t>
      </w:r>
    </w:p>
    <w:p w14:paraId="44C60DBB" w14:textId="14F5A250" w:rsidR="00CF163A" w:rsidRDefault="00CF163A" w:rsidP="00CF163A">
      <w:pPr>
        <w:pStyle w:val="ListParagraph"/>
        <w:numPr>
          <w:ilvl w:val="0"/>
          <w:numId w:val="1"/>
        </w:numPr>
        <w:rPr>
          <w:b/>
          <w:bCs/>
          <w:noProof/>
          <w:sz w:val="24"/>
          <w:szCs w:val="24"/>
        </w:rPr>
      </w:pPr>
      <w:r>
        <w:rPr>
          <w:b/>
          <w:bCs/>
          <w:noProof/>
          <w:sz w:val="24"/>
          <w:szCs w:val="24"/>
        </w:rPr>
        <w:t xml:space="preserve">Default bridge is implicitly created </w:t>
      </w:r>
    </w:p>
    <w:p w14:paraId="2E609C4C" w14:textId="43ED6B29" w:rsidR="00CF163A" w:rsidRDefault="00CF163A" w:rsidP="00CF163A">
      <w:pPr>
        <w:pStyle w:val="ListParagraph"/>
        <w:numPr>
          <w:ilvl w:val="0"/>
          <w:numId w:val="1"/>
        </w:numPr>
        <w:rPr>
          <w:b/>
          <w:bCs/>
          <w:noProof/>
          <w:sz w:val="24"/>
          <w:szCs w:val="24"/>
        </w:rPr>
      </w:pPr>
      <w:r>
        <w:rPr>
          <w:b/>
          <w:bCs/>
          <w:noProof/>
          <w:sz w:val="24"/>
          <w:szCs w:val="24"/>
        </w:rPr>
        <w:t>By defa</w:t>
      </w:r>
      <w:r w:rsidR="00A47874">
        <w:rPr>
          <w:b/>
          <w:bCs/>
          <w:noProof/>
          <w:sz w:val="24"/>
          <w:szCs w:val="24"/>
        </w:rPr>
        <w:t>u</w:t>
      </w:r>
      <w:r>
        <w:rPr>
          <w:b/>
          <w:bCs/>
          <w:noProof/>
          <w:sz w:val="24"/>
          <w:szCs w:val="24"/>
        </w:rPr>
        <w:t>lt we create they join default bridge</w:t>
      </w:r>
    </w:p>
    <w:p w14:paraId="062F1004" w14:textId="0634D532" w:rsidR="00CF163A" w:rsidRDefault="00CF163A" w:rsidP="00CF163A">
      <w:pPr>
        <w:pStyle w:val="ListParagraph"/>
        <w:numPr>
          <w:ilvl w:val="0"/>
          <w:numId w:val="1"/>
        </w:numPr>
        <w:rPr>
          <w:b/>
          <w:bCs/>
          <w:noProof/>
          <w:sz w:val="24"/>
          <w:szCs w:val="24"/>
        </w:rPr>
      </w:pPr>
      <w:r>
        <w:rPr>
          <w:b/>
          <w:bCs/>
          <w:noProof/>
          <w:sz w:val="24"/>
          <w:szCs w:val="24"/>
        </w:rPr>
        <w:t>#Docker network list -to list all n/w’s on this host (docker network list ) gives list of n/w’s then copy id</w:t>
      </w:r>
    </w:p>
    <w:p w14:paraId="13A0E877" w14:textId="453CCFE5" w:rsidR="00CF163A" w:rsidRDefault="00CF163A" w:rsidP="00CF163A">
      <w:pPr>
        <w:pStyle w:val="ListParagraph"/>
        <w:numPr>
          <w:ilvl w:val="0"/>
          <w:numId w:val="1"/>
        </w:numPr>
        <w:rPr>
          <w:b/>
          <w:bCs/>
          <w:noProof/>
          <w:sz w:val="24"/>
          <w:szCs w:val="24"/>
        </w:rPr>
      </w:pPr>
      <w:r>
        <w:rPr>
          <w:b/>
          <w:bCs/>
          <w:noProof/>
          <w:sz w:val="24"/>
          <w:szCs w:val="24"/>
        </w:rPr>
        <w:t>Docker network inspect paste id</w:t>
      </w:r>
    </w:p>
    <w:p w14:paraId="490064A0" w14:textId="40129643" w:rsidR="00CF163A" w:rsidRDefault="00CF163A" w:rsidP="00CF163A">
      <w:pPr>
        <w:pStyle w:val="ListParagraph"/>
        <w:rPr>
          <w:b/>
          <w:bCs/>
          <w:noProof/>
          <w:sz w:val="24"/>
          <w:szCs w:val="24"/>
        </w:rPr>
      </w:pPr>
    </w:p>
    <w:p w14:paraId="0B5C766E" w14:textId="2807DBD3" w:rsidR="00CF163A" w:rsidRPr="00CF163A" w:rsidRDefault="00CF163A" w:rsidP="00CF163A">
      <w:pPr>
        <w:pStyle w:val="ListParagraph"/>
        <w:numPr>
          <w:ilvl w:val="0"/>
          <w:numId w:val="1"/>
        </w:numPr>
        <w:rPr>
          <w:b/>
          <w:bCs/>
          <w:noProof/>
          <w:sz w:val="24"/>
          <w:szCs w:val="24"/>
        </w:rPr>
      </w:pPr>
      <w:r>
        <w:rPr>
          <w:noProof/>
        </w:rPr>
        <w:drawing>
          <wp:inline distT="0" distB="0" distL="0" distR="0" wp14:anchorId="508907A4" wp14:editId="33F6FE30">
            <wp:extent cx="53816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1085850"/>
                    </a:xfrm>
                    <a:prstGeom prst="rect">
                      <a:avLst/>
                    </a:prstGeom>
                  </pic:spPr>
                </pic:pic>
              </a:graphicData>
            </a:graphic>
          </wp:inline>
        </w:drawing>
      </w:r>
    </w:p>
    <w:p w14:paraId="28F1F09A" w14:textId="77777777" w:rsidR="00CF163A" w:rsidRPr="00CF163A" w:rsidRDefault="00CF163A" w:rsidP="00CF163A">
      <w:pPr>
        <w:pStyle w:val="ListParagraph"/>
        <w:rPr>
          <w:noProof/>
          <w:sz w:val="24"/>
          <w:szCs w:val="24"/>
        </w:rPr>
      </w:pPr>
    </w:p>
    <w:p w14:paraId="2BE8B1A2" w14:textId="16664DFF" w:rsidR="006A029D" w:rsidRDefault="00CF163A" w:rsidP="00CF163A">
      <w:pPr>
        <w:pStyle w:val="ListParagraph"/>
        <w:numPr>
          <w:ilvl w:val="0"/>
          <w:numId w:val="1"/>
        </w:numPr>
        <w:rPr>
          <w:noProof/>
          <w:sz w:val="24"/>
          <w:szCs w:val="24"/>
        </w:rPr>
      </w:pPr>
      <w:r>
        <w:rPr>
          <w:noProof/>
          <w:sz w:val="24"/>
          <w:szCs w:val="24"/>
        </w:rPr>
        <w:t>Containers joining defaut adress can talk to each other using IP adress.</w:t>
      </w:r>
    </w:p>
    <w:p w14:paraId="1CA573A1" w14:textId="77777777" w:rsidR="00CF163A" w:rsidRPr="00CF163A" w:rsidRDefault="00CF163A" w:rsidP="00CF163A">
      <w:pPr>
        <w:pStyle w:val="ListParagraph"/>
        <w:rPr>
          <w:noProof/>
          <w:sz w:val="24"/>
          <w:szCs w:val="24"/>
        </w:rPr>
      </w:pPr>
    </w:p>
    <w:p w14:paraId="6DCAEAFA" w14:textId="7F6C668C" w:rsidR="00CF163A" w:rsidRPr="00A17189" w:rsidRDefault="00CF163A" w:rsidP="00A17189">
      <w:pPr>
        <w:rPr>
          <w:noProof/>
          <w:sz w:val="24"/>
          <w:szCs w:val="24"/>
        </w:rPr>
      </w:pPr>
      <w:r>
        <w:rPr>
          <w:noProof/>
        </w:rPr>
        <w:drawing>
          <wp:inline distT="0" distB="0" distL="0" distR="0" wp14:anchorId="7CA70E01" wp14:editId="6A626535">
            <wp:extent cx="5731510" cy="1055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5370"/>
                    </a:xfrm>
                    <a:prstGeom prst="rect">
                      <a:avLst/>
                    </a:prstGeom>
                  </pic:spPr>
                </pic:pic>
              </a:graphicData>
            </a:graphic>
          </wp:inline>
        </w:drawing>
      </w:r>
    </w:p>
    <w:p w14:paraId="100925D4" w14:textId="691F4242" w:rsidR="00D50391" w:rsidRDefault="00CF163A" w:rsidP="00CF163A">
      <w:pPr>
        <w:pStyle w:val="ListParagraph"/>
        <w:numPr>
          <w:ilvl w:val="0"/>
          <w:numId w:val="1"/>
        </w:numPr>
        <w:rPr>
          <w:noProof/>
          <w:sz w:val="24"/>
          <w:szCs w:val="24"/>
        </w:rPr>
      </w:pPr>
      <w:r>
        <w:rPr>
          <w:noProof/>
          <w:sz w:val="24"/>
          <w:szCs w:val="24"/>
        </w:rPr>
        <w:t xml:space="preserve">We can get ip adress of container 1 and container 2 </w:t>
      </w:r>
      <w:r w:rsidR="00A17189">
        <w:rPr>
          <w:noProof/>
          <w:sz w:val="24"/>
          <w:szCs w:val="24"/>
        </w:rPr>
        <w:t xml:space="preserve">using </w:t>
      </w:r>
    </w:p>
    <w:p w14:paraId="75587485" w14:textId="77777777" w:rsidR="00A17189" w:rsidRDefault="00A17189" w:rsidP="00A17189">
      <w:pPr>
        <w:rPr>
          <w:noProof/>
          <w:sz w:val="24"/>
          <w:szCs w:val="24"/>
        </w:rPr>
      </w:pPr>
    </w:p>
    <w:p w14:paraId="545D1741" w14:textId="77777777" w:rsidR="00A17189" w:rsidRDefault="00A17189" w:rsidP="00A17189">
      <w:pPr>
        <w:rPr>
          <w:noProof/>
          <w:sz w:val="24"/>
          <w:szCs w:val="24"/>
        </w:rPr>
      </w:pPr>
    </w:p>
    <w:p w14:paraId="02D22DA6" w14:textId="3E64A3D2" w:rsidR="00A17189" w:rsidRDefault="00A17189" w:rsidP="00A17189">
      <w:pPr>
        <w:rPr>
          <w:noProof/>
          <w:sz w:val="24"/>
          <w:szCs w:val="24"/>
        </w:rPr>
      </w:pPr>
      <w:r>
        <w:rPr>
          <w:noProof/>
          <w:sz w:val="24"/>
          <w:szCs w:val="24"/>
        </w:rPr>
        <w:t xml:space="preserve">Command take </w:t>
      </w:r>
      <w:r w:rsidR="00A47874">
        <w:rPr>
          <w:noProof/>
          <w:sz w:val="24"/>
          <w:szCs w:val="24"/>
        </w:rPr>
        <w:t>you</w:t>
      </w:r>
      <w:r>
        <w:rPr>
          <w:noProof/>
          <w:sz w:val="24"/>
          <w:szCs w:val="24"/>
        </w:rPr>
        <w:t xml:space="preserve"> in to container in below fig :</w:t>
      </w:r>
    </w:p>
    <w:p w14:paraId="406BD6B8" w14:textId="2EDCFE0D" w:rsidR="00A17189" w:rsidRDefault="00A17189" w:rsidP="00A17189">
      <w:pPr>
        <w:rPr>
          <w:noProof/>
          <w:sz w:val="24"/>
          <w:szCs w:val="24"/>
        </w:rPr>
      </w:pPr>
      <w:r>
        <w:rPr>
          <w:noProof/>
        </w:rPr>
        <w:drawing>
          <wp:inline distT="0" distB="0" distL="0" distR="0" wp14:anchorId="1FDCC5CD" wp14:editId="739D003E">
            <wp:extent cx="5476875" cy="37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6875" cy="371475"/>
                    </a:xfrm>
                    <a:prstGeom prst="rect">
                      <a:avLst/>
                    </a:prstGeom>
                  </pic:spPr>
                </pic:pic>
              </a:graphicData>
            </a:graphic>
          </wp:inline>
        </w:drawing>
      </w:r>
    </w:p>
    <w:p w14:paraId="6F0B0286" w14:textId="4C625D4B" w:rsidR="00A17189" w:rsidRDefault="00A17189" w:rsidP="00A17189">
      <w:pPr>
        <w:rPr>
          <w:noProof/>
          <w:sz w:val="24"/>
          <w:szCs w:val="24"/>
        </w:rPr>
      </w:pPr>
    </w:p>
    <w:p w14:paraId="6AE03D4A" w14:textId="5A3CCB44" w:rsidR="009C433E" w:rsidRDefault="00A17189" w:rsidP="009C433E">
      <w:pPr>
        <w:rPr>
          <w:noProof/>
          <w:sz w:val="24"/>
          <w:szCs w:val="24"/>
        </w:rPr>
      </w:pPr>
      <w:r>
        <w:rPr>
          <w:noProof/>
          <w:sz w:val="24"/>
          <w:szCs w:val="24"/>
        </w:rPr>
        <w:t>Docker ecec -it id(872……. Bash</w:t>
      </w:r>
    </w:p>
    <w:p w14:paraId="11FF3809" w14:textId="0C7D5F01" w:rsidR="00A17189" w:rsidRDefault="00A17189" w:rsidP="009C433E">
      <w:pPr>
        <w:rPr>
          <w:noProof/>
          <w:sz w:val="24"/>
          <w:szCs w:val="24"/>
        </w:rPr>
      </w:pPr>
      <w:r>
        <w:rPr>
          <w:noProof/>
          <w:sz w:val="24"/>
          <w:szCs w:val="24"/>
        </w:rPr>
        <w:t>Ping 172.182.16.12</w:t>
      </w:r>
    </w:p>
    <w:p w14:paraId="40B26C20" w14:textId="16A4FC86" w:rsidR="00A17189" w:rsidRDefault="00A17189" w:rsidP="009C433E">
      <w:pPr>
        <w:rPr>
          <w:noProof/>
          <w:sz w:val="24"/>
          <w:szCs w:val="24"/>
        </w:rPr>
      </w:pPr>
      <w:r>
        <w:rPr>
          <w:noProof/>
          <w:sz w:val="24"/>
          <w:szCs w:val="24"/>
        </w:rPr>
        <w:t>In default bridge comm</w:t>
      </w:r>
      <w:r w:rsidR="00A47874">
        <w:rPr>
          <w:noProof/>
          <w:sz w:val="24"/>
          <w:szCs w:val="24"/>
        </w:rPr>
        <w:t>unicates</w:t>
      </w:r>
      <w:r>
        <w:rPr>
          <w:noProof/>
          <w:sz w:val="24"/>
          <w:szCs w:val="24"/>
        </w:rPr>
        <w:t xml:space="preserve"> through host names (container name) we can consider container ae as host name</w:t>
      </w:r>
    </w:p>
    <w:p w14:paraId="75D58527" w14:textId="62EA9AD3" w:rsidR="00A17189" w:rsidRDefault="00A17189" w:rsidP="009C433E">
      <w:pPr>
        <w:rPr>
          <w:noProof/>
          <w:sz w:val="24"/>
          <w:szCs w:val="24"/>
        </w:rPr>
      </w:pPr>
      <w:r>
        <w:rPr>
          <w:noProof/>
          <w:sz w:val="24"/>
          <w:szCs w:val="24"/>
        </w:rPr>
        <w:t>Communication through host namee wont work</w:t>
      </w:r>
    </w:p>
    <w:p w14:paraId="37FF3408" w14:textId="318437DD" w:rsidR="001C4624" w:rsidRDefault="00A17189" w:rsidP="001C4624">
      <w:pPr>
        <w:rPr>
          <w:noProof/>
          <w:sz w:val="24"/>
          <w:szCs w:val="24"/>
        </w:rPr>
      </w:pPr>
      <w:r>
        <w:rPr>
          <w:noProof/>
          <w:sz w:val="24"/>
          <w:szCs w:val="24"/>
        </w:rPr>
        <w:t xml:space="preserve">Docker rm -f </w:t>
      </w:r>
      <w:r w:rsidR="001C4624">
        <w:rPr>
          <w:noProof/>
          <w:sz w:val="24"/>
          <w:szCs w:val="24"/>
        </w:rPr>
        <w:t>$(docker ps-a)</w:t>
      </w:r>
    </w:p>
    <w:p w14:paraId="70E9055F" w14:textId="135F6A22" w:rsidR="001C4624" w:rsidRDefault="001C4624" w:rsidP="009C433E">
      <w:pPr>
        <w:rPr>
          <w:noProof/>
          <w:sz w:val="24"/>
          <w:szCs w:val="24"/>
        </w:rPr>
      </w:pPr>
      <w:r>
        <w:rPr>
          <w:noProof/>
          <w:sz w:val="24"/>
          <w:szCs w:val="24"/>
        </w:rPr>
        <w:t>Docker network create –javahome –driver=bridge</w:t>
      </w:r>
    </w:p>
    <w:p w14:paraId="4E774CA1" w14:textId="1898542E" w:rsidR="00C92959" w:rsidRDefault="00C92959" w:rsidP="009C433E">
      <w:pPr>
        <w:rPr>
          <w:noProof/>
          <w:sz w:val="24"/>
          <w:szCs w:val="24"/>
        </w:rPr>
      </w:pPr>
      <w:r>
        <w:rPr>
          <w:noProof/>
          <w:sz w:val="24"/>
          <w:szCs w:val="24"/>
        </w:rPr>
        <w:t>-----------------------------lets run 2 containers</w:t>
      </w:r>
    </w:p>
    <w:p w14:paraId="26E2252E" w14:textId="0BF20873" w:rsidR="00C92959" w:rsidRDefault="00C92959" w:rsidP="009C433E">
      <w:pPr>
        <w:rPr>
          <w:noProof/>
          <w:sz w:val="24"/>
          <w:szCs w:val="24"/>
        </w:rPr>
      </w:pPr>
      <w:r>
        <w:rPr>
          <w:noProof/>
          <w:sz w:val="24"/>
          <w:szCs w:val="24"/>
        </w:rPr>
        <w:t>Docker run -d –network=javahome –name=tomcattwo tomcat 8.0 (</w:t>
      </w:r>
    </w:p>
    <w:p w14:paraId="5F3AD634" w14:textId="21E8EB93" w:rsidR="00C92959" w:rsidRDefault="00C92959" w:rsidP="009C433E">
      <w:pPr>
        <w:rPr>
          <w:noProof/>
          <w:sz w:val="24"/>
          <w:szCs w:val="24"/>
        </w:rPr>
      </w:pPr>
      <w:r>
        <w:rPr>
          <w:noProof/>
          <w:sz w:val="24"/>
          <w:szCs w:val="24"/>
        </w:rPr>
        <w:t xml:space="preserve">Docker ps </w:t>
      </w:r>
    </w:p>
    <w:p w14:paraId="7FA22B42" w14:textId="49134973" w:rsidR="00C92959" w:rsidRDefault="00C92959" w:rsidP="009C433E">
      <w:pPr>
        <w:rPr>
          <w:noProof/>
          <w:sz w:val="24"/>
          <w:szCs w:val="24"/>
        </w:rPr>
      </w:pPr>
      <w:r>
        <w:rPr>
          <w:noProof/>
          <w:sz w:val="24"/>
          <w:szCs w:val="24"/>
        </w:rPr>
        <w:t>Lets get into container 1 and ping container 2</w:t>
      </w:r>
    </w:p>
    <w:p w14:paraId="03F5A137" w14:textId="2C074A48" w:rsidR="00C92959" w:rsidRDefault="00C92959" w:rsidP="009C433E">
      <w:pPr>
        <w:rPr>
          <w:noProof/>
          <w:sz w:val="24"/>
          <w:szCs w:val="24"/>
        </w:rPr>
      </w:pPr>
      <w:r>
        <w:rPr>
          <w:noProof/>
          <w:sz w:val="24"/>
          <w:szCs w:val="24"/>
        </w:rPr>
        <w:t>Ping tomcat2 (</w:t>
      </w:r>
    </w:p>
    <w:p w14:paraId="5C5A8C0F" w14:textId="77777777" w:rsidR="00C92959" w:rsidRDefault="00C92959" w:rsidP="009C433E">
      <w:pPr>
        <w:rPr>
          <w:noProof/>
          <w:sz w:val="24"/>
          <w:szCs w:val="24"/>
        </w:rPr>
      </w:pPr>
    </w:p>
    <w:p w14:paraId="06351E76" w14:textId="47D4ABB2" w:rsidR="001C4624" w:rsidRDefault="00455CF6" w:rsidP="009C433E">
      <w:pPr>
        <w:rPr>
          <w:noProof/>
          <w:sz w:val="24"/>
          <w:szCs w:val="24"/>
        </w:rPr>
      </w:pPr>
      <w:r>
        <w:rPr>
          <w:noProof/>
          <w:sz w:val="24"/>
          <w:szCs w:val="24"/>
        </w:rPr>
        <w:t>(Flask is a frame work for developing apps)</w:t>
      </w:r>
    </w:p>
    <w:p w14:paraId="44CBA102" w14:textId="2F9052BE" w:rsidR="007108E7" w:rsidRDefault="007108E7" w:rsidP="009C433E">
      <w:pPr>
        <w:rPr>
          <w:noProof/>
          <w:sz w:val="24"/>
          <w:szCs w:val="24"/>
        </w:rPr>
      </w:pPr>
      <w:r>
        <w:rPr>
          <w:noProof/>
          <w:sz w:val="24"/>
          <w:szCs w:val="24"/>
        </w:rPr>
        <w:t>Docker ps docker rm-f id</w:t>
      </w:r>
    </w:p>
    <w:p w14:paraId="4EC314D8" w14:textId="1046D8C8" w:rsidR="007108E7" w:rsidRDefault="007108E7" w:rsidP="009C433E">
      <w:pPr>
        <w:pBdr>
          <w:bottom w:val="single" w:sz="6" w:space="1" w:color="auto"/>
        </w:pBdr>
        <w:rPr>
          <w:noProof/>
          <w:sz w:val="24"/>
          <w:szCs w:val="24"/>
        </w:rPr>
      </w:pPr>
      <w:r>
        <w:rPr>
          <w:noProof/>
          <w:sz w:val="24"/>
          <w:szCs w:val="24"/>
        </w:rPr>
        <w:t>Docker run -d redis</w:t>
      </w:r>
    </w:p>
    <w:p w14:paraId="6F2764A7" w14:textId="44B39485" w:rsidR="007108E7" w:rsidRDefault="007108E7" w:rsidP="009C433E">
      <w:pPr>
        <w:rPr>
          <w:noProof/>
          <w:sz w:val="24"/>
          <w:szCs w:val="24"/>
        </w:rPr>
      </w:pPr>
      <w:r>
        <w:rPr>
          <w:noProof/>
          <w:sz w:val="24"/>
          <w:szCs w:val="24"/>
        </w:rPr>
        <w:t>Git clone cd in to pythone app</w:t>
      </w:r>
    </w:p>
    <w:p w14:paraId="385596CC" w14:textId="56D05FEF" w:rsidR="007108E7" w:rsidRDefault="007108E7" w:rsidP="009C433E">
      <w:pPr>
        <w:rPr>
          <w:noProof/>
          <w:sz w:val="24"/>
          <w:szCs w:val="24"/>
        </w:rPr>
      </w:pPr>
      <w:r>
        <w:rPr>
          <w:noProof/>
          <w:sz w:val="24"/>
          <w:szCs w:val="24"/>
        </w:rPr>
        <w:t>Docker build -t python 1.0 . (image created</w:t>
      </w:r>
    </w:p>
    <w:p w14:paraId="5CDFAB6B" w14:textId="4E8172D3" w:rsidR="007108E7" w:rsidRDefault="007108E7" w:rsidP="009C433E">
      <w:pPr>
        <w:rPr>
          <w:noProof/>
          <w:sz w:val="24"/>
          <w:szCs w:val="24"/>
        </w:rPr>
      </w:pPr>
      <w:r>
        <w:rPr>
          <w:noProof/>
          <w:sz w:val="24"/>
          <w:szCs w:val="24"/>
        </w:rPr>
        <w:lastRenderedPageBreak/>
        <w:t>Docker run -d -p 8080:5000 python:1.0</w:t>
      </w:r>
    </w:p>
    <w:p w14:paraId="571ED96D" w14:textId="0AB29376" w:rsidR="007108E7" w:rsidRDefault="007108E7" w:rsidP="009C433E">
      <w:pPr>
        <w:rPr>
          <w:noProof/>
          <w:sz w:val="24"/>
          <w:szCs w:val="24"/>
        </w:rPr>
      </w:pPr>
      <w:r>
        <w:rPr>
          <w:noProof/>
          <w:sz w:val="24"/>
          <w:szCs w:val="24"/>
        </w:rPr>
        <w:t>Docker rm -f  $(docker ps -aq) – run on custom bridge</w:t>
      </w:r>
    </w:p>
    <w:p w14:paraId="7FCFBB67" w14:textId="3A351A8B" w:rsidR="007108E7" w:rsidRDefault="007108E7" w:rsidP="009C433E">
      <w:pPr>
        <w:rPr>
          <w:noProof/>
          <w:sz w:val="24"/>
          <w:szCs w:val="24"/>
        </w:rPr>
      </w:pPr>
      <w:r>
        <w:rPr>
          <w:noProof/>
          <w:sz w:val="24"/>
          <w:szCs w:val="24"/>
        </w:rPr>
        <w:t>Docker run -d –name=redis –network=javahome redis</w:t>
      </w:r>
    </w:p>
    <w:p w14:paraId="142B0D34" w14:textId="018524E5" w:rsidR="007108E7" w:rsidRDefault="00831E50" w:rsidP="009C433E">
      <w:pPr>
        <w:rPr>
          <w:noProof/>
          <w:sz w:val="24"/>
          <w:szCs w:val="24"/>
        </w:rPr>
      </w:pPr>
      <w:r>
        <w:rPr>
          <w:noProof/>
          <w:sz w:val="24"/>
          <w:szCs w:val="24"/>
        </w:rPr>
        <w:t>Overlay n/w :overlay n/w connects multiple docker demons together and enable swarm services to comm with each other</w:t>
      </w:r>
    </w:p>
    <w:p w14:paraId="6BE51345" w14:textId="2D09EBBC" w:rsidR="00831E50" w:rsidRDefault="00831E50" w:rsidP="009C433E">
      <w:pPr>
        <w:rPr>
          <w:noProof/>
          <w:sz w:val="24"/>
          <w:szCs w:val="24"/>
        </w:rPr>
      </w:pPr>
      <w:r>
        <w:rPr>
          <w:noProof/>
          <w:sz w:val="24"/>
          <w:szCs w:val="24"/>
        </w:rPr>
        <w:t>It us used in prod for multi hosts.</w:t>
      </w:r>
    </w:p>
    <w:p w14:paraId="70A5662F" w14:textId="511BDC82" w:rsidR="00831E50" w:rsidRDefault="00831E50" w:rsidP="009C433E">
      <w:pPr>
        <w:rPr>
          <w:noProof/>
          <w:sz w:val="24"/>
          <w:szCs w:val="24"/>
        </w:rPr>
      </w:pPr>
      <w:r>
        <w:rPr>
          <w:noProof/>
          <w:sz w:val="24"/>
          <w:szCs w:val="24"/>
        </w:rPr>
        <w:t>Containers running on two diff hosts can talk to each other.</w:t>
      </w:r>
    </w:p>
    <w:p w14:paraId="34E749E8" w14:textId="2481DEF7" w:rsidR="00831E50" w:rsidRPr="00B52D11" w:rsidRDefault="00B52D11" w:rsidP="009C433E">
      <w:pPr>
        <w:rPr>
          <w:b/>
          <w:bCs/>
          <w:noProof/>
          <w:sz w:val="24"/>
          <w:szCs w:val="24"/>
        </w:rPr>
      </w:pPr>
      <w:r w:rsidRPr="00B52D11">
        <w:rPr>
          <w:b/>
          <w:bCs/>
          <w:noProof/>
          <w:sz w:val="24"/>
          <w:szCs w:val="24"/>
        </w:rPr>
        <w:t>Image f</w:t>
      </w:r>
      <w:r w:rsidR="00A47874">
        <w:rPr>
          <w:b/>
          <w:bCs/>
          <w:noProof/>
          <w:sz w:val="24"/>
          <w:szCs w:val="24"/>
        </w:rPr>
        <w:t>r</w:t>
      </w:r>
      <w:r w:rsidRPr="00B52D11">
        <w:rPr>
          <w:b/>
          <w:bCs/>
          <w:noProof/>
          <w:sz w:val="24"/>
          <w:szCs w:val="24"/>
        </w:rPr>
        <w:t xml:space="preserve">om mobile </w:t>
      </w:r>
    </w:p>
    <w:p w14:paraId="08BB5D37" w14:textId="0D2D391B" w:rsidR="00831E50" w:rsidRDefault="00831E50" w:rsidP="009C433E">
      <w:pPr>
        <w:rPr>
          <w:noProof/>
          <w:sz w:val="24"/>
          <w:szCs w:val="24"/>
        </w:rPr>
      </w:pPr>
    </w:p>
    <w:p w14:paraId="3E16A2D5" w14:textId="566F9795" w:rsidR="00B52D11" w:rsidRDefault="00B52D11" w:rsidP="009C433E">
      <w:pPr>
        <w:rPr>
          <w:noProof/>
          <w:sz w:val="24"/>
          <w:szCs w:val="24"/>
        </w:rPr>
      </w:pPr>
      <w:r>
        <w:rPr>
          <w:noProof/>
          <w:sz w:val="24"/>
          <w:szCs w:val="24"/>
        </w:rPr>
        <w:t>Bridge is for single host &amp; overlay is for multiple host</w:t>
      </w:r>
    </w:p>
    <w:p w14:paraId="12171A21" w14:textId="1B522627" w:rsidR="00B52D11" w:rsidRDefault="00B52D11" w:rsidP="009C433E">
      <w:pPr>
        <w:rPr>
          <w:noProof/>
          <w:sz w:val="24"/>
          <w:szCs w:val="24"/>
        </w:rPr>
      </w:pPr>
    </w:p>
    <w:p w14:paraId="398E688E" w14:textId="596B0EFF" w:rsidR="00B52D11" w:rsidRDefault="00B52D11" w:rsidP="009C433E">
      <w:pPr>
        <w:rPr>
          <w:b/>
          <w:bCs/>
          <w:noProof/>
          <w:sz w:val="24"/>
          <w:szCs w:val="24"/>
          <w:u w:val="single"/>
        </w:rPr>
      </w:pPr>
      <w:r w:rsidRPr="00B52D11">
        <w:rPr>
          <w:b/>
          <w:bCs/>
          <w:noProof/>
          <w:sz w:val="24"/>
          <w:szCs w:val="24"/>
          <w:u w:val="single"/>
        </w:rPr>
        <w:t>Docker volumes :</w:t>
      </w:r>
    </w:p>
    <w:p w14:paraId="7B2B317D" w14:textId="0474F274" w:rsidR="00B52D11" w:rsidRPr="00B52D11" w:rsidRDefault="00B52D11" w:rsidP="009C433E">
      <w:pPr>
        <w:rPr>
          <w:noProof/>
          <w:sz w:val="24"/>
          <w:szCs w:val="24"/>
        </w:rPr>
      </w:pPr>
      <w:r>
        <w:rPr>
          <w:b/>
          <w:bCs/>
          <w:noProof/>
          <w:sz w:val="24"/>
          <w:szCs w:val="24"/>
          <w:u w:val="single"/>
        </w:rPr>
        <w:t xml:space="preserve">IQ) </w:t>
      </w:r>
      <w:r>
        <w:rPr>
          <w:noProof/>
          <w:sz w:val="24"/>
          <w:szCs w:val="24"/>
        </w:rPr>
        <w:t>IF docker container generates data at runtime that data is stored within the container and data is lost when that container is deleted.</w:t>
      </w:r>
    </w:p>
    <w:p w14:paraId="009AEE57" w14:textId="158608D6" w:rsidR="009C433E" w:rsidRDefault="009C433E" w:rsidP="009C433E">
      <w:pPr>
        <w:rPr>
          <w:noProof/>
          <w:sz w:val="24"/>
          <w:szCs w:val="24"/>
        </w:rPr>
      </w:pPr>
    </w:p>
    <w:p w14:paraId="520DB22A" w14:textId="18EBB17B" w:rsidR="00B52D11" w:rsidRDefault="00B52D11" w:rsidP="009C433E">
      <w:pPr>
        <w:rPr>
          <w:noProof/>
          <w:sz w:val="24"/>
          <w:szCs w:val="24"/>
        </w:rPr>
      </w:pPr>
      <w:r>
        <w:rPr>
          <w:noProof/>
          <w:sz w:val="24"/>
          <w:szCs w:val="24"/>
        </w:rPr>
        <w:t>If we run databases inside a container we losse data when container is removed to solve this prob we use volu</w:t>
      </w:r>
      <w:r w:rsidR="009A0130">
        <w:rPr>
          <w:noProof/>
          <w:sz w:val="24"/>
          <w:szCs w:val="24"/>
        </w:rPr>
        <w:t>mmes</w:t>
      </w:r>
    </w:p>
    <w:p w14:paraId="25048B2F" w14:textId="309E2F7A" w:rsidR="009A0130" w:rsidRDefault="00ED210C" w:rsidP="009C433E">
      <w:pPr>
        <w:rPr>
          <w:noProof/>
          <w:sz w:val="24"/>
          <w:szCs w:val="24"/>
        </w:rPr>
      </w:pPr>
      <w:r>
        <w:rPr>
          <w:noProof/>
          <w:sz w:val="24"/>
          <w:szCs w:val="24"/>
        </w:rPr>
        <w:t>Wwe want to persist data generated by the container even if the container is deleted</w:t>
      </w:r>
    </w:p>
    <w:p w14:paraId="3F903456" w14:textId="3147A980" w:rsidR="00ED210C" w:rsidRDefault="00ED210C" w:rsidP="009C433E">
      <w:pPr>
        <w:rPr>
          <w:noProof/>
          <w:sz w:val="24"/>
          <w:szCs w:val="24"/>
        </w:rPr>
      </w:pPr>
      <w:r>
        <w:rPr>
          <w:noProof/>
          <w:sz w:val="24"/>
          <w:szCs w:val="24"/>
        </w:rPr>
        <w:t>Data is available on volume</w:t>
      </w:r>
    </w:p>
    <w:p w14:paraId="253E6746" w14:textId="660C9EC0" w:rsidR="00EA623B" w:rsidRDefault="00EA623B" w:rsidP="009C433E">
      <w:pPr>
        <w:pBdr>
          <w:bottom w:val="single" w:sz="6" w:space="1" w:color="auto"/>
        </w:pBdr>
        <w:rPr>
          <w:noProof/>
          <w:sz w:val="24"/>
          <w:szCs w:val="24"/>
        </w:rPr>
      </w:pPr>
    </w:p>
    <w:p w14:paraId="380A119F" w14:textId="7A3B125D" w:rsidR="00EA623B" w:rsidRPr="00EA623B" w:rsidRDefault="00EA623B" w:rsidP="009C433E">
      <w:pPr>
        <w:rPr>
          <w:b/>
          <w:bCs/>
          <w:noProof/>
          <w:sz w:val="24"/>
          <w:szCs w:val="24"/>
          <w:u w:val="single"/>
        </w:rPr>
      </w:pPr>
      <w:r w:rsidRPr="00EA623B">
        <w:rPr>
          <w:b/>
          <w:bCs/>
          <w:noProof/>
          <w:sz w:val="24"/>
          <w:szCs w:val="24"/>
          <w:u w:val="single"/>
        </w:rPr>
        <w:t>6-11-19</w:t>
      </w:r>
    </w:p>
    <w:p w14:paraId="759F568C" w14:textId="0FBB1A73" w:rsidR="00EA623B" w:rsidRDefault="00EA623B" w:rsidP="00EA623B">
      <w:pPr>
        <w:rPr>
          <w:noProof/>
          <w:sz w:val="24"/>
          <w:szCs w:val="24"/>
        </w:rPr>
      </w:pPr>
    </w:p>
    <w:p w14:paraId="17F25B09" w14:textId="617FC943" w:rsidR="00EA623B" w:rsidRPr="008C4016" w:rsidRDefault="00EA623B" w:rsidP="00EA623B">
      <w:pPr>
        <w:rPr>
          <w:b/>
          <w:bCs/>
          <w:noProof/>
          <w:sz w:val="24"/>
          <w:szCs w:val="24"/>
        </w:rPr>
      </w:pPr>
      <w:r w:rsidRPr="008C4016">
        <w:rPr>
          <w:b/>
          <w:bCs/>
          <w:noProof/>
          <w:sz w:val="24"/>
          <w:szCs w:val="24"/>
        </w:rPr>
        <w:t>Running Docker containers in production</w:t>
      </w:r>
    </w:p>
    <w:p w14:paraId="7E58F16B" w14:textId="6AC6FE6C" w:rsidR="00EA623B" w:rsidRDefault="00EA623B" w:rsidP="00EA623B">
      <w:pPr>
        <w:rPr>
          <w:noProof/>
          <w:sz w:val="24"/>
          <w:szCs w:val="24"/>
        </w:rPr>
      </w:pPr>
      <w:r>
        <w:rPr>
          <w:noProof/>
          <w:sz w:val="24"/>
          <w:szCs w:val="24"/>
        </w:rPr>
        <w:t>(If we run dcker containers in prod on a single node or single host what are the problems)</w:t>
      </w:r>
    </w:p>
    <w:p w14:paraId="6F1B645A" w14:textId="508D400D" w:rsidR="00EA623B" w:rsidRDefault="00EA623B" w:rsidP="00EA623B">
      <w:pPr>
        <w:rPr>
          <w:noProof/>
          <w:sz w:val="24"/>
          <w:szCs w:val="24"/>
        </w:rPr>
      </w:pPr>
      <w:r>
        <w:rPr>
          <w:noProof/>
          <w:sz w:val="24"/>
          <w:szCs w:val="24"/>
        </w:rPr>
        <w:t>(how many hosts we required ? – depends on how many app we need)</w:t>
      </w:r>
    </w:p>
    <w:p w14:paraId="55DF0106" w14:textId="1EA896F5" w:rsidR="00EA623B" w:rsidRPr="00EA623B" w:rsidRDefault="00EA623B" w:rsidP="00EA623B">
      <w:pPr>
        <w:rPr>
          <w:noProof/>
          <w:sz w:val="24"/>
          <w:szCs w:val="24"/>
        </w:rPr>
      </w:pPr>
      <w:r>
        <w:rPr>
          <w:noProof/>
        </w:rPr>
        <w:lastRenderedPageBreak/>
        <w:drawing>
          <wp:inline distT="0" distB="0" distL="0" distR="0" wp14:anchorId="44B3E961" wp14:editId="0C8BB584">
            <wp:extent cx="4197350" cy="195544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1517" cy="1966705"/>
                    </a:xfrm>
                    <a:prstGeom prst="rect">
                      <a:avLst/>
                    </a:prstGeom>
                  </pic:spPr>
                </pic:pic>
              </a:graphicData>
            </a:graphic>
          </wp:inline>
        </w:drawing>
      </w:r>
    </w:p>
    <w:p w14:paraId="5A021096" w14:textId="1723C589" w:rsidR="002D24EB" w:rsidRDefault="002D24EB" w:rsidP="002D24EB">
      <w:pPr>
        <w:ind w:left="360"/>
        <w:rPr>
          <w:noProof/>
          <w:sz w:val="24"/>
          <w:szCs w:val="24"/>
        </w:rPr>
      </w:pPr>
    </w:p>
    <w:p w14:paraId="525DD310" w14:textId="7BEB28A4" w:rsidR="00EA623B" w:rsidRDefault="00EA623B" w:rsidP="002D24EB">
      <w:pPr>
        <w:ind w:left="360"/>
        <w:rPr>
          <w:noProof/>
          <w:sz w:val="24"/>
          <w:szCs w:val="24"/>
        </w:rPr>
      </w:pPr>
      <w:r w:rsidRPr="009517BB">
        <w:rPr>
          <w:b/>
          <w:bCs/>
          <w:noProof/>
          <w:sz w:val="24"/>
          <w:szCs w:val="24"/>
        </w:rPr>
        <w:t>Monol</w:t>
      </w:r>
      <w:r w:rsidR="0048198D" w:rsidRPr="009517BB">
        <w:rPr>
          <w:b/>
          <w:bCs/>
          <w:noProof/>
          <w:sz w:val="24"/>
          <w:szCs w:val="24"/>
        </w:rPr>
        <w:t>i</w:t>
      </w:r>
      <w:r w:rsidRPr="009517BB">
        <w:rPr>
          <w:b/>
          <w:bCs/>
          <w:noProof/>
          <w:sz w:val="24"/>
          <w:szCs w:val="24"/>
        </w:rPr>
        <w:t>thic application</w:t>
      </w:r>
      <w:r>
        <w:rPr>
          <w:noProof/>
          <w:sz w:val="24"/>
          <w:szCs w:val="24"/>
        </w:rPr>
        <w:t xml:space="preserve"> : A big application which is packaged as single binary or 1 sing</w:t>
      </w:r>
      <w:r w:rsidR="009517BB">
        <w:rPr>
          <w:noProof/>
          <w:sz w:val="24"/>
          <w:szCs w:val="24"/>
        </w:rPr>
        <w:t xml:space="preserve">le </w:t>
      </w:r>
      <w:r>
        <w:rPr>
          <w:noProof/>
          <w:sz w:val="24"/>
          <w:szCs w:val="24"/>
        </w:rPr>
        <w:t>war file is called monolthic app.</w:t>
      </w:r>
    </w:p>
    <w:p w14:paraId="7E399EC9" w14:textId="59D81C66" w:rsidR="00EA623B" w:rsidRDefault="00EA623B" w:rsidP="002D24EB">
      <w:pPr>
        <w:ind w:left="360"/>
        <w:rPr>
          <w:noProof/>
          <w:sz w:val="24"/>
          <w:szCs w:val="24"/>
        </w:rPr>
      </w:pPr>
      <w:r>
        <w:rPr>
          <w:noProof/>
          <w:sz w:val="24"/>
          <w:szCs w:val="24"/>
        </w:rPr>
        <w:t>Problems with monolithic</w:t>
      </w:r>
      <w:r w:rsidR="0048198D">
        <w:rPr>
          <w:noProof/>
          <w:sz w:val="24"/>
          <w:szCs w:val="24"/>
        </w:rPr>
        <w:t xml:space="preserve"> applications</w:t>
      </w:r>
      <w:r>
        <w:rPr>
          <w:noProof/>
          <w:sz w:val="24"/>
          <w:szCs w:val="24"/>
        </w:rPr>
        <w:t xml:space="preserve"> </w:t>
      </w:r>
      <w:r w:rsidR="0048198D">
        <w:rPr>
          <w:noProof/>
          <w:sz w:val="24"/>
          <w:szCs w:val="24"/>
        </w:rPr>
        <w:t>– to solve them we go for micro services</w:t>
      </w:r>
    </w:p>
    <w:p w14:paraId="52C65F27" w14:textId="23D208D1" w:rsidR="0048198D" w:rsidRDefault="0048198D" w:rsidP="0048198D">
      <w:pPr>
        <w:pStyle w:val="ListParagraph"/>
        <w:numPr>
          <w:ilvl w:val="0"/>
          <w:numId w:val="1"/>
        </w:numPr>
        <w:rPr>
          <w:noProof/>
          <w:sz w:val="24"/>
          <w:szCs w:val="24"/>
        </w:rPr>
      </w:pPr>
      <w:r>
        <w:rPr>
          <w:noProof/>
          <w:sz w:val="24"/>
          <w:szCs w:val="24"/>
        </w:rPr>
        <w:t>Code base is failed, doing changes to big code base take lot of time, and to test and to move to prod , ( bcoz of big code base making changes to app more efforts and time)</w:t>
      </w:r>
    </w:p>
    <w:p w14:paraId="4BA8ED67" w14:textId="29E30EE5" w:rsidR="0048198D" w:rsidRDefault="0048198D" w:rsidP="0048198D">
      <w:pPr>
        <w:pStyle w:val="ListParagraph"/>
        <w:numPr>
          <w:ilvl w:val="0"/>
          <w:numId w:val="1"/>
        </w:numPr>
        <w:rPr>
          <w:noProof/>
          <w:sz w:val="24"/>
          <w:szCs w:val="24"/>
        </w:rPr>
      </w:pPr>
      <w:r>
        <w:rPr>
          <w:noProof/>
          <w:sz w:val="24"/>
          <w:szCs w:val="24"/>
        </w:rPr>
        <w:t>For new comers understanding the system take lot of time.</w:t>
      </w:r>
    </w:p>
    <w:p w14:paraId="06BF2709" w14:textId="57DD07F5" w:rsidR="0048198D" w:rsidRDefault="0048198D" w:rsidP="0048198D">
      <w:pPr>
        <w:pStyle w:val="ListParagraph"/>
        <w:numPr>
          <w:ilvl w:val="0"/>
          <w:numId w:val="1"/>
        </w:numPr>
        <w:rPr>
          <w:noProof/>
          <w:sz w:val="24"/>
          <w:szCs w:val="24"/>
        </w:rPr>
      </w:pPr>
      <w:r>
        <w:rPr>
          <w:noProof/>
          <w:sz w:val="24"/>
          <w:szCs w:val="24"/>
        </w:rPr>
        <w:t>We cant scale only a specific module or functionality.</w:t>
      </w:r>
    </w:p>
    <w:p w14:paraId="55872AD4" w14:textId="0EAFFD94" w:rsidR="0048198D" w:rsidRDefault="0048198D" w:rsidP="0048198D">
      <w:pPr>
        <w:pStyle w:val="ListParagraph"/>
        <w:numPr>
          <w:ilvl w:val="0"/>
          <w:numId w:val="1"/>
        </w:numPr>
        <w:rPr>
          <w:noProof/>
          <w:sz w:val="24"/>
          <w:szCs w:val="24"/>
        </w:rPr>
      </w:pPr>
      <w:r w:rsidRPr="0048198D">
        <w:rPr>
          <w:noProof/>
          <w:sz w:val="24"/>
          <w:szCs w:val="24"/>
        </w:rPr>
        <w:t>We have to always stick to one technology standard</w:t>
      </w:r>
    </w:p>
    <w:p w14:paraId="109FD256" w14:textId="5DCBF366" w:rsidR="00BB0485" w:rsidRDefault="00BB0485" w:rsidP="0048198D">
      <w:pPr>
        <w:pStyle w:val="ListParagraph"/>
        <w:numPr>
          <w:ilvl w:val="0"/>
          <w:numId w:val="1"/>
        </w:numPr>
        <w:rPr>
          <w:noProof/>
          <w:sz w:val="24"/>
          <w:szCs w:val="24"/>
        </w:rPr>
      </w:pPr>
      <w:r>
        <w:rPr>
          <w:noProof/>
          <w:sz w:val="24"/>
          <w:szCs w:val="24"/>
        </w:rPr>
        <w:t>If one app fails our complete app go down.</w:t>
      </w:r>
    </w:p>
    <w:p w14:paraId="1699E109" w14:textId="7B5A3B0B" w:rsidR="0048198D" w:rsidRDefault="0048198D" w:rsidP="0048198D">
      <w:pPr>
        <w:ind w:left="360"/>
        <w:rPr>
          <w:noProof/>
          <w:sz w:val="24"/>
          <w:szCs w:val="24"/>
        </w:rPr>
      </w:pPr>
      <w:r>
        <w:rPr>
          <w:noProof/>
          <w:sz w:val="24"/>
          <w:szCs w:val="24"/>
        </w:rPr>
        <w:t>These are the problems with monolithic architecture.</w:t>
      </w:r>
    </w:p>
    <w:p w14:paraId="4F981ABE" w14:textId="1946CDB5" w:rsidR="0048198D" w:rsidRDefault="0048198D" w:rsidP="0048198D">
      <w:pPr>
        <w:ind w:left="360"/>
        <w:rPr>
          <w:noProof/>
          <w:sz w:val="24"/>
          <w:szCs w:val="24"/>
        </w:rPr>
      </w:pPr>
    </w:p>
    <w:p w14:paraId="4C4E54B2" w14:textId="007125CA" w:rsidR="0048198D" w:rsidRPr="009517BB" w:rsidRDefault="0048198D" w:rsidP="0048198D">
      <w:pPr>
        <w:ind w:left="360"/>
        <w:rPr>
          <w:b/>
          <w:bCs/>
          <w:noProof/>
          <w:sz w:val="24"/>
          <w:szCs w:val="24"/>
        </w:rPr>
      </w:pPr>
      <w:r w:rsidRPr="009517BB">
        <w:rPr>
          <w:b/>
          <w:bCs/>
          <w:noProof/>
          <w:sz w:val="24"/>
          <w:szCs w:val="24"/>
        </w:rPr>
        <w:t>Micro service architecture:</w:t>
      </w:r>
    </w:p>
    <w:p w14:paraId="0FC36870" w14:textId="16CE6830" w:rsidR="0048198D" w:rsidRDefault="0048198D" w:rsidP="009517BB">
      <w:pPr>
        <w:pStyle w:val="ListParagraph"/>
        <w:numPr>
          <w:ilvl w:val="0"/>
          <w:numId w:val="1"/>
        </w:numPr>
        <w:rPr>
          <w:noProof/>
          <w:sz w:val="24"/>
          <w:szCs w:val="24"/>
        </w:rPr>
      </w:pPr>
      <w:r w:rsidRPr="009517BB">
        <w:rPr>
          <w:noProof/>
          <w:sz w:val="24"/>
          <w:szCs w:val="24"/>
        </w:rPr>
        <w:t xml:space="preserve">Dividing the monolithic application in to smaller application ( </w:t>
      </w:r>
      <w:r w:rsidR="00BB0485" w:rsidRPr="009517BB">
        <w:rPr>
          <w:noProof/>
          <w:sz w:val="24"/>
          <w:szCs w:val="24"/>
        </w:rPr>
        <w:t>smaller app called micro service</w:t>
      </w:r>
    </w:p>
    <w:p w14:paraId="077FB755" w14:textId="6CEAB166" w:rsidR="009517BB" w:rsidRDefault="009517BB" w:rsidP="009517BB">
      <w:pPr>
        <w:pStyle w:val="ListParagraph"/>
        <w:numPr>
          <w:ilvl w:val="0"/>
          <w:numId w:val="1"/>
        </w:numPr>
        <w:rPr>
          <w:noProof/>
          <w:sz w:val="24"/>
          <w:szCs w:val="24"/>
        </w:rPr>
      </w:pPr>
      <w:r>
        <w:rPr>
          <w:noProof/>
          <w:sz w:val="24"/>
          <w:szCs w:val="24"/>
        </w:rPr>
        <w:t>Every micro services should be small enough such that it can be managed by two developpers its also called two pizza team.</w:t>
      </w:r>
    </w:p>
    <w:p w14:paraId="618F1B41" w14:textId="3AAA7DCB" w:rsidR="009517BB" w:rsidRDefault="009517BB" w:rsidP="009517BB">
      <w:pPr>
        <w:pStyle w:val="ListParagraph"/>
        <w:numPr>
          <w:ilvl w:val="0"/>
          <w:numId w:val="1"/>
        </w:numPr>
        <w:rPr>
          <w:noProof/>
          <w:sz w:val="24"/>
          <w:szCs w:val="24"/>
        </w:rPr>
      </w:pPr>
      <w:r>
        <w:rPr>
          <w:noProof/>
          <w:sz w:val="24"/>
          <w:szCs w:val="24"/>
        </w:rPr>
        <w:t>Increases productivity [ (i.e developpers does not need to focous on complete app they need to focous on their micro service)Lets say amazon has 150 micro services and 300 developpers are required there , we will only care about my micro service ]</w:t>
      </w:r>
    </w:p>
    <w:p w14:paraId="39A89E8D" w14:textId="52146AC4" w:rsidR="009517BB" w:rsidRDefault="009517BB" w:rsidP="009517BB">
      <w:pPr>
        <w:pStyle w:val="ListParagraph"/>
        <w:numPr>
          <w:ilvl w:val="0"/>
          <w:numId w:val="1"/>
        </w:numPr>
        <w:rPr>
          <w:noProof/>
          <w:sz w:val="24"/>
          <w:szCs w:val="24"/>
        </w:rPr>
      </w:pPr>
      <w:r>
        <w:rPr>
          <w:noProof/>
          <w:sz w:val="24"/>
          <w:szCs w:val="24"/>
        </w:rPr>
        <w:t xml:space="preserve">Provides cost efective scaling.(i.e we can scale a specific micro service rather scaling </w:t>
      </w:r>
      <w:r w:rsidR="007605CA">
        <w:rPr>
          <w:noProof/>
          <w:sz w:val="24"/>
          <w:szCs w:val="24"/>
        </w:rPr>
        <w:t>complete monolithic application)</w:t>
      </w:r>
    </w:p>
    <w:p w14:paraId="004A1F7B" w14:textId="4957E252" w:rsidR="009517BB" w:rsidRDefault="007605CA" w:rsidP="009517BB">
      <w:pPr>
        <w:pStyle w:val="ListParagraph"/>
        <w:numPr>
          <w:ilvl w:val="0"/>
          <w:numId w:val="1"/>
        </w:numPr>
        <w:rPr>
          <w:noProof/>
          <w:sz w:val="24"/>
          <w:szCs w:val="24"/>
        </w:rPr>
      </w:pPr>
      <w:r>
        <w:rPr>
          <w:noProof/>
          <w:sz w:val="24"/>
          <w:szCs w:val="24"/>
        </w:rPr>
        <w:t>Every micro service must have it own data base.</w:t>
      </w:r>
    </w:p>
    <w:p w14:paraId="4B924D4A" w14:textId="34DA3705" w:rsidR="007605CA" w:rsidRDefault="007605CA" w:rsidP="00931099">
      <w:pPr>
        <w:pStyle w:val="ListParagraph"/>
        <w:rPr>
          <w:noProof/>
          <w:sz w:val="24"/>
          <w:szCs w:val="24"/>
        </w:rPr>
      </w:pPr>
      <w:r>
        <w:rPr>
          <w:noProof/>
        </w:rPr>
        <w:lastRenderedPageBreak/>
        <w:drawing>
          <wp:inline distT="0" distB="0" distL="0" distR="0" wp14:anchorId="5BA20F27" wp14:editId="04EF6ED4">
            <wp:extent cx="3130550" cy="251075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02" cy="2516969"/>
                    </a:xfrm>
                    <a:prstGeom prst="rect">
                      <a:avLst/>
                    </a:prstGeom>
                  </pic:spPr>
                </pic:pic>
              </a:graphicData>
            </a:graphic>
          </wp:inline>
        </w:drawing>
      </w:r>
    </w:p>
    <w:p w14:paraId="327D9C39" w14:textId="493A2F74" w:rsidR="007A49A3" w:rsidRPr="007A49A3" w:rsidRDefault="007A49A3" w:rsidP="007A49A3">
      <w:pPr>
        <w:rPr>
          <w:noProof/>
          <w:sz w:val="24"/>
          <w:szCs w:val="24"/>
        </w:rPr>
      </w:pPr>
      <w:r>
        <w:rPr>
          <w:noProof/>
        </w:rPr>
        <w:drawing>
          <wp:inline distT="0" distB="0" distL="0" distR="0" wp14:anchorId="583B4FBA" wp14:editId="497776F9">
            <wp:extent cx="4870450" cy="2871763"/>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1359" cy="2872299"/>
                    </a:xfrm>
                    <a:prstGeom prst="rect">
                      <a:avLst/>
                    </a:prstGeom>
                  </pic:spPr>
                </pic:pic>
              </a:graphicData>
            </a:graphic>
          </wp:inline>
        </w:drawing>
      </w:r>
    </w:p>
    <w:p w14:paraId="3178A84D" w14:textId="245A6AE3" w:rsidR="007A49A3" w:rsidRDefault="007A49A3" w:rsidP="007A49A3">
      <w:pPr>
        <w:rPr>
          <w:noProof/>
          <w:sz w:val="24"/>
          <w:szCs w:val="24"/>
        </w:rPr>
      </w:pPr>
      <w:r>
        <w:rPr>
          <w:noProof/>
          <w:sz w:val="24"/>
          <w:szCs w:val="24"/>
        </w:rPr>
        <w:t>In git every micro service will have git repository</w:t>
      </w:r>
    </w:p>
    <w:p w14:paraId="3BC35EE1" w14:textId="6CFBBBAF" w:rsidR="007A49A3" w:rsidRDefault="007A49A3" w:rsidP="007A49A3">
      <w:pPr>
        <w:rPr>
          <w:noProof/>
          <w:sz w:val="24"/>
          <w:szCs w:val="24"/>
        </w:rPr>
      </w:pPr>
      <w:r>
        <w:rPr>
          <w:noProof/>
          <w:sz w:val="24"/>
          <w:szCs w:val="24"/>
        </w:rPr>
        <w:t>Every micro service has CI CD process</w:t>
      </w:r>
    </w:p>
    <w:p w14:paraId="6EF3EA74" w14:textId="244DD333" w:rsidR="007A49A3" w:rsidRDefault="007A49A3" w:rsidP="007A49A3">
      <w:pPr>
        <w:rPr>
          <w:noProof/>
          <w:sz w:val="24"/>
          <w:szCs w:val="24"/>
        </w:rPr>
      </w:pPr>
      <w:r>
        <w:rPr>
          <w:noProof/>
          <w:sz w:val="24"/>
          <w:szCs w:val="24"/>
        </w:rPr>
        <w:t>Micro services will talk to each other using restfull API’s</w:t>
      </w:r>
    </w:p>
    <w:p w14:paraId="58AC03CC" w14:textId="071C1650" w:rsidR="007A49A3" w:rsidRDefault="007A49A3" w:rsidP="007A49A3">
      <w:pPr>
        <w:rPr>
          <w:noProof/>
          <w:sz w:val="24"/>
          <w:szCs w:val="24"/>
        </w:rPr>
      </w:pPr>
      <w:r>
        <w:rPr>
          <w:noProof/>
          <w:sz w:val="24"/>
          <w:szCs w:val="24"/>
        </w:rPr>
        <w:t>We can do deployements of any microservices independently.</w:t>
      </w:r>
    </w:p>
    <w:p w14:paraId="5B90A519" w14:textId="06208638" w:rsidR="007A49A3" w:rsidRDefault="007A49A3" w:rsidP="007A49A3">
      <w:pPr>
        <w:rPr>
          <w:b/>
          <w:bCs/>
          <w:noProof/>
          <w:sz w:val="24"/>
          <w:szCs w:val="24"/>
        </w:rPr>
      </w:pPr>
      <w:r w:rsidRPr="00533943">
        <w:rPr>
          <w:b/>
          <w:bCs/>
          <w:noProof/>
          <w:sz w:val="24"/>
          <w:szCs w:val="24"/>
        </w:rPr>
        <w:t>Disadvantages :</w:t>
      </w:r>
    </w:p>
    <w:p w14:paraId="28C9B6E9" w14:textId="78D7CC3A" w:rsidR="00533943" w:rsidRPr="00533943" w:rsidRDefault="00533943" w:rsidP="007A49A3">
      <w:pPr>
        <w:rPr>
          <w:noProof/>
          <w:sz w:val="24"/>
          <w:szCs w:val="24"/>
        </w:rPr>
      </w:pPr>
      <w:r w:rsidRPr="00533943">
        <w:rPr>
          <w:noProof/>
          <w:sz w:val="24"/>
          <w:szCs w:val="24"/>
        </w:rPr>
        <w:t xml:space="preserve">We need to deploy more micro serices </w:t>
      </w:r>
    </w:p>
    <w:p w14:paraId="09C2B2C0" w14:textId="5D019DE5" w:rsidR="00533943" w:rsidRDefault="00533943" w:rsidP="007A49A3">
      <w:pPr>
        <w:rPr>
          <w:b/>
          <w:bCs/>
          <w:noProof/>
          <w:sz w:val="24"/>
          <w:szCs w:val="24"/>
        </w:rPr>
      </w:pPr>
      <w:r>
        <w:rPr>
          <w:b/>
          <w:bCs/>
          <w:noProof/>
          <w:sz w:val="24"/>
          <w:szCs w:val="24"/>
        </w:rPr>
        <w:t>IQ) Differet deployment techniques ( how you do zero down time deployments)</w:t>
      </w:r>
    </w:p>
    <w:p w14:paraId="07B47028" w14:textId="3B841DA3" w:rsidR="00533943" w:rsidRDefault="00533943" w:rsidP="00533943">
      <w:pPr>
        <w:pStyle w:val="ListParagraph"/>
        <w:numPr>
          <w:ilvl w:val="0"/>
          <w:numId w:val="1"/>
        </w:numPr>
        <w:rPr>
          <w:b/>
          <w:bCs/>
          <w:noProof/>
          <w:sz w:val="24"/>
          <w:szCs w:val="24"/>
        </w:rPr>
      </w:pPr>
      <w:r>
        <w:rPr>
          <w:b/>
          <w:bCs/>
          <w:noProof/>
          <w:sz w:val="24"/>
          <w:szCs w:val="24"/>
        </w:rPr>
        <w:t>Rolling updates</w:t>
      </w:r>
      <w:r w:rsidR="00FC3339">
        <w:rPr>
          <w:b/>
          <w:bCs/>
          <w:noProof/>
          <w:sz w:val="24"/>
          <w:szCs w:val="24"/>
        </w:rPr>
        <w:t>:</w:t>
      </w:r>
    </w:p>
    <w:p w14:paraId="5AE82B9A" w14:textId="1F6BEB4B" w:rsidR="00533943" w:rsidRDefault="00533943" w:rsidP="00533943">
      <w:pPr>
        <w:pStyle w:val="ListParagraph"/>
        <w:rPr>
          <w:noProof/>
          <w:sz w:val="24"/>
          <w:szCs w:val="24"/>
        </w:rPr>
      </w:pPr>
      <w:r>
        <w:rPr>
          <w:b/>
          <w:bCs/>
          <w:noProof/>
          <w:sz w:val="24"/>
          <w:szCs w:val="24"/>
        </w:rPr>
        <w:t xml:space="preserve">Ex : </w:t>
      </w:r>
      <w:r>
        <w:rPr>
          <w:noProof/>
          <w:sz w:val="24"/>
          <w:szCs w:val="24"/>
        </w:rPr>
        <w:t xml:space="preserve"> we have a micro service with 30 replicas we want to deploy a new version instead of replacing all 30 in one shot  ( causes down time) replace them in batch wise i.e replace 30 % at a time. Repeat this until all old containers are replaced with new containers.</w:t>
      </w:r>
    </w:p>
    <w:p w14:paraId="0A2E69A7" w14:textId="5671CBA2" w:rsidR="00533943" w:rsidRDefault="00FC3339" w:rsidP="00FC3339">
      <w:pPr>
        <w:pStyle w:val="ListParagraph"/>
        <w:numPr>
          <w:ilvl w:val="0"/>
          <w:numId w:val="1"/>
        </w:numPr>
        <w:rPr>
          <w:b/>
          <w:bCs/>
          <w:noProof/>
          <w:sz w:val="24"/>
          <w:szCs w:val="24"/>
        </w:rPr>
      </w:pPr>
      <w:r>
        <w:rPr>
          <w:b/>
          <w:bCs/>
          <w:noProof/>
          <w:sz w:val="24"/>
          <w:szCs w:val="24"/>
        </w:rPr>
        <w:lastRenderedPageBreak/>
        <w:t>Blue green deployements:</w:t>
      </w:r>
    </w:p>
    <w:p w14:paraId="669DE263" w14:textId="20897B8D" w:rsidR="00FC3339" w:rsidRPr="00A24175" w:rsidRDefault="00A24175" w:rsidP="00FC3339">
      <w:pPr>
        <w:pStyle w:val="ListParagraph"/>
        <w:rPr>
          <w:noProof/>
          <w:sz w:val="24"/>
          <w:szCs w:val="24"/>
        </w:rPr>
      </w:pPr>
      <w:r>
        <w:rPr>
          <w:noProof/>
          <w:sz w:val="24"/>
          <w:szCs w:val="24"/>
        </w:rPr>
        <w:t>Make an replica of that micro service and use that , if we have any isues we can rollback to previous micro service.</w:t>
      </w:r>
      <w:r w:rsidR="00E30AD9">
        <w:rPr>
          <w:noProof/>
          <w:sz w:val="24"/>
          <w:szCs w:val="24"/>
        </w:rPr>
        <w:t xml:space="preserve"> Once it is good we can delete old one.</w:t>
      </w:r>
    </w:p>
    <w:p w14:paraId="711E1B2F" w14:textId="1846B289" w:rsidR="00A24175" w:rsidRPr="00A24175" w:rsidRDefault="00A24175" w:rsidP="00FC3339">
      <w:pPr>
        <w:pStyle w:val="ListParagraph"/>
        <w:rPr>
          <w:noProof/>
          <w:sz w:val="24"/>
          <w:szCs w:val="24"/>
        </w:rPr>
      </w:pPr>
    </w:p>
    <w:p w14:paraId="57923C81" w14:textId="3B74D7D9" w:rsidR="00FC3339" w:rsidRDefault="00A24175" w:rsidP="00E30AD9">
      <w:pPr>
        <w:rPr>
          <w:b/>
          <w:bCs/>
          <w:noProof/>
          <w:sz w:val="24"/>
          <w:szCs w:val="24"/>
        </w:rPr>
      </w:pPr>
      <w:r w:rsidRPr="00E30AD9">
        <w:rPr>
          <w:b/>
          <w:bCs/>
          <w:noProof/>
          <w:sz w:val="24"/>
          <w:szCs w:val="24"/>
        </w:rPr>
        <w:t>Deploying containers in production</w:t>
      </w:r>
    </w:p>
    <w:p w14:paraId="0C89825E" w14:textId="18C1D1E0" w:rsidR="00E30AD9" w:rsidRPr="00E30AD9" w:rsidRDefault="00E30AD9" w:rsidP="00E30AD9">
      <w:pPr>
        <w:pStyle w:val="ListParagraph"/>
        <w:numPr>
          <w:ilvl w:val="0"/>
          <w:numId w:val="1"/>
        </w:numPr>
        <w:rPr>
          <w:noProof/>
          <w:sz w:val="24"/>
          <w:szCs w:val="24"/>
        </w:rPr>
      </w:pPr>
      <w:r w:rsidRPr="00E30AD9">
        <w:rPr>
          <w:noProof/>
          <w:sz w:val="24"/>
          <w:szCs w:val="24"/>
        </w:rPr>
        <w:t>Lot of activities comes in to picture if we manage everything on our own</w:t>
      </w:r>
    </w:p>
    <w:p w14:paraId="29D3B412" w14:textId="582C4EA5" w:rsidR="00E30AD9" w:rsidRDefault="00E30AD9" w:rsidP="00E30AD9">
      <w:pPr>
        <w:pStyle w:val="ListParagraph"/>
        <w:numPr>
          <w:ilvl w:val="0"/>
          <w:numId w:val="1"/>
        </w:numPr>
        <w:rPr>
          <w:noProof/>
          <w:sz w:val="24"/>
          <w:szCs w:val="24"/>
        </w:rPr>
      </w:pPr>
      <w:r w:rsidRPr="00E30AD9">
        <w:rPr>
          <w:noProof/>
          <w:sz w:val="24"/>
          <w:szCs w:val="24"/>
        </w:rPr>
        <w:t>So we have to depe</w:t>
      </w:r>
      <w:r w:rsidR="00641D91">
        <w:rPr>
          <w:noProof/>
          <w:sz w:val="24"/>
          <w:szCs w:val="24"/>
        </w:rPr>
        <w:t>n</w:t>
      </w:r>
      <w:r w:rsidRPr="00E30AD9">
        <w:rPr>
          <w:noProof/>
          <w:sz w:val="24"/>
          <w:szCs w:val="24"/>
        </w:rPr>
        <w:t>d on third party docker archestration frame work.</w:t>
      </w:r>
    </w:p>
    <w:p w14:paraId="36D1EBE1" w14:textId="7EA21960" w:rsidR="00E54024" w:rsidRDefault="00E54024" w:rsidP="00E30AD9">
      <w:pPr>
        <w:pStyle w:val="ListParagraph"/>
        <w:numPr>
          <w:ilvl w:val="0"/>
          <w:numId w:val="1"/>
        </w:numPr>
        <w:rPr>
          <w:noProof/>
          <w:sz w:val="24"/>
          <w:szCs w:val="24"/>
        </w:rPr>
      </w:pPr>
      <w:r>
        <w:rPr>
          <w:noProof/>
          <w:sz w:val="24"/>
          <w:szCs w:val="24"/>
        </w:rPr>
        <w:t>To run containers in prod we have to choose one of the following container archestration tools</w:t>
      </w:r>
    </w:p>
    <w:p w14:paraId="2BB48677" w14:textId="1C7AB762" w:rsidR="00E54024" w:rsidRDefault="00E54024" w:rsidP="00E54024">
      <w:pPr>
        <w:pStyle w:val="ListParagraph"/>
        <w:numPr>
          <w:ilvl w:val="0"/>
          <w:numId w:val="2"/>
        </w:numPr>
        <w:rPr>
          <w:noProof/>
          <w:sz w:val="24"/>
          <w:szCs w:val="24"/>
        </w:rPr>
      </w:pPr>
      <w:r>
        <w:rPr>
          <w:noProof/>
          <w:sz w:val="24"/>
          <w:szCs w:val="24"/>
        </w:rPr>
        <w:t>Kubernates -it’s a google framme work.</w:t>
      </w:r>
    </w:p>
    <w:p w14:paraId="510498F3" w14:textId="0D241E00" w:rsidR="00E54024" w:rsidRDefault="00E54024" w:rsidP="00E54024">
      <w:pPr>
        <w:pStyle w:val="ListParagraph"/>
        <w:numPr>
          <w:ilvl w:val="0"/>
          <w:numId w:val="2"/>
        </w:numPr>
        <w:rPr>
          <w:noProof/>
          <w:sz w:val="24"/>
          <w:szCs w:val="24"/>
        </w:rPr>
      </w:pPr>
      <w:r>
        <w:rPr>
          <w:noProof/>
          <w:sz w:val="24"/>
          <w:szCs w:val="24"/>
        </w:rPr>
        <w:t>Docker swam -it is a docker native frame work</w:t>
      </w:r>
    </w:p>
    <w:p w14:paraId="68E57410" w14:textId="379B6294" w:rsidR="00E54024" w:rsidRDefault="00E54024" w:rsidP="00E54024">
      <w:pPr>
        <w:pStyle w:val="ListParagraph"/>
        <w:numPr>
          <w:ilvl w:val="0"/>
          <w:numId w:val="2"/>
        </w:numPr>
        <w:rPr>
          <w:noProof/>
          <w:sz w:val="24"/>
          <w:szCs w:val="24"/>
        </w:rPr>
      </w:pPr>
      <w:r>
        <w:rPr>
          <w:noProof/>
          <w:sz w:val="24"/>
          <w:szCs w:val="24"/>
        </w:rPr>
        <w:t>Mesos – it’s a frame work from apache</w:t>
      </w:r>
    </w:p>
    <w:p w14:paraId="5F21A08E" w14:textId="3D9F9043" w:rsidR="00E54024" w:rsidRDefault="00E54024" w:rsidP="00E54024">
      <w:pPr>
        <w:pStyle w:val="ListParagraph"/>
        <w:numPr>
          <w:ilvl w:val="0"/>
          <w:numId w:val="2"/>
        </w:numPr>
        <w:rPr>
          <w:noProof/>
          <w:sz w:val="24"/>
          <w:szCs w:val="24"/>
        </w:rPr>
      </w:pPr>
      <w:r>
        <w:rPr>
          <w:noProof/>
          <w:sz w:val="24"/>
          <w:szCs w:val="24"/>
        </w:rPr>
        <w:t xml:space="preserve"> Cloud – Amazon ECS( elastic container service)</w:t>
      </w:r>
    </w:p>
    <w:p w14:paraId="7CFEBA9B" w14:textId="54B62FE6" w:rsidR="00E54024" w:rsidRDefault="00E54024" w:rsidP="00E54024">
      <w:pPr>
        <w:pStyle w:val="ListParagraph"/>
        <w:rPr>
          <w:noProof/>
          <w:sz w:val="24"/>
          <w:szCs w:val="24"/>
        </w:rPr>
      </w:pPr>
      <w:r>
        <w:rPr>
          <w:noProof/>
          <w:sz w:val="24"/>
          <w:szCs w:val="24"/>
        </w:rPr>
        <w:t xml:space="preserve"> V) </w:t>
      </w:r>
      <w:r w:rsidR="00254389">
        <w:rPr>
          <w:noProof/>
          <w:sz w:val="24"/>
          <w:szCs w:val="24"/>
        </w:rPr>
        <w:tab/>
      </w:r>
      <w:r>
        <w:rPr>
          <w:noProof/>
          <w:sz w:val="24"/>
          <w:szCs w:val="24"/>
        </w:rPr>
        <w:t>amazon EKS (amazon kubernative services)</w:t>
      </w:r>
    </w:p>
    <w:p w14:paraId="6420BEA2" w14:textId="6C585B8D" w:rsidR="007A49A3" w:rsidRDefault="00E54024" w:rsidP="00E54024">
      <w:pPr>
        <w:pStyle w:val="ListParagraph"/>
        <w:rPr>
          <w:noProof/>
          <w:sz w:val="24"/>
          <w:szCs w:val="24"/>
        </w:rPr>
      </w:pPr>
      <w:r>
        <w:rPr>
          <w:noProof/>
          <w:sz w:val="24"/>
          <w:szCs w:val="24"/>
        </w:rPr>
        <w:t xml:space="preserve">VI) </w:t>
      </w:r>
      <w:r w:rsidR="00254389">
        <w:rPr>
          <w:noProof/>
          <w:sz w:val="24"/>
          <w:szCs w:val="24"/>
        </w:rPr>
        <w:tab/>
      </w:r>
      <w:r>
        <w:rPr>
          <w:noProof/>
          <w:sz w:val="24"/>
          <w:szCs w:val="24"/>
        </w:rPr>
        <w:t>Azure AKS (azure kubernative services)</w:t>
      </w:r>
    </w:p>
    <w:p w14:paraId="082E29DD" w14:textId="176E3BA0" w:rsidR="00E54024" w:rsidRDefault="00E54024" w:rsidP="00E54024">
      <w:pPr>
        <w:pStyle w:val="ListParagraph"/>
        <w:rPr>
          <w:noProof/>
          <w:sz w:val="24"/>
          <w:szCs w:val="24"/>
        </w:rPr>
      </w:pPr>
      <w:r>
        <w:rPr>
          <w:noProof/>
          <w:sz w:val="24"/>
          <w:szCs w:val="24"/>
        </w:rPr>
        <w:t>Vii)</w:t>
      </w:r>
      <w:r w:rsidR="00254389">
        <w:rPr>
          <w:noProof/>
          <w:sz w:val="24"/>
          <w:szCs w:val="24"/>
        </w:rPr>
        <w:tab/>
      </w:r>
      <w:r>
        <w:rPr>
          <w:noProof/>
          <w:sz w:val="24"/>
          <w:szCs w:val="24"/>
        </w:rPr>
        <w:t>GKS (google kubernative services)</w:t>
      </w:r>
    </w:p>
    <w:p w14:paraId="5A985411" w14:textId="7AF233C0" w:rsidR="00E54024" w:rsidRDefault="00E54024" w:rsidP="00E54024">
      <w:pPr>
        <w:pStyle w:val="ListParagraph"/>
        <w:rPr>
          <w:noProof/>
          <w:sz w:val="24"/>
          <w:szCs w:val="24"/>
        </w:rPr>
      </w:pPr>
      <w:r>
        <w:rPr>
          <w:noProof/>
          <w:sz w:val="24"/>
          <w:szCs w:val="24"/>
        </w:rPr>
        <w:t>viii)</w:t>
      </w:r>
      <w:r w:rsidR="00254389">
        <w:rPr>
          <w:noProof/>
          <w:sz w:val="24"/>
          <w:szCs w:val="24"/>
        </w:rPr>
        <w:tab/>
      </w:r>
      <w:r>
        <w:rPr>
          <w:noProof/>
          <w:sz w:val="24"/>
          <w:szCs w:val="24"/>
        </w:rPr>
        <w:t xml:space="preserve"> Rancher labs</w:t>
      </w:r>
    </w:p>
    <w:p w14:paraId="3047F84D" w14:textId="38B849A8" w:rsidR="00E54024" w:rsidRPr="007A49A3" w:rsidRDefault="00E54024" w:rsidP="00E54024">
      <w:pPr>
        <w:pStyle w:val="ListParagraph"/>
        <w:pBdr>
          <w:bottom w:val="single" w:sz="6" w:space="1" w:color="auto"/>
        </w:pBdr>
        <w:rPr>
          <w:noProof/>
          <w:sz w:val="24"/>
          <w:szCs w:val="24"/>
        </w:rPr>
      </w:pPr>
      <w:r>
        <w:rPr>
          <w:noProof/>
          <w:sz w:val="24"/>
          <w:szCs w:val="24"/>
        </w:rPr>
        <w:t xml:space="preserve">IX) </w:t>
      </w:r>
      <w:r w:rsidR="00254389">
        <w:rPr>
          <w:noProof/>
          <w:sz w:val="24"/>
          <w:szCs w:val="24"/>
        </w:rPr>
        <w:tab/>
      </w:r>
      <w:r>
        <w:rPr>
          <w:noProof/>
          <w:sz w:val="24"/>
          <w:szCs w:val="24"/>
        </w:rPr>
        <w:t>open shift</w:t>
      </w:r>
    </w:p>
    <w:p w14:paraId="28E906DA" w14:textId="572F25FC" w:rsidR="00254389" w:rsidRDefault="00254389" w:rsidP="00254389">
      <w:pPr>
        <w:rPr>
          <w:noProof/>
          <w:sz w:val="24"/>
          <w:szCs w:val="24"/>
          <w:u w:val="single"/>
        </w:rPr>
      </w:pPr>
      <w:r w:rsidRPr="00254389">
        <w:rPr>
          <w:noProof/>
          <w:sz w:val="24"/>
          <w:szCs w:val="24"/>
          <w:u w:val="single"/>
        </w:rPr>
        <w:t>0</w:t>
      </w:r>
      <w:r>
        <w:rPr>
          <w:noProof/>
          <w:sz w:val="24"/>
          <w:szCs w:val="24"/>
          <w:u w:val="single"/>
        </w:rPr>
        <w:t>7</w:t>
      </w:r>
      <w:r w:rsidRPr="00254389">
        <w:rPr>
          <w:noProof/>
          <w:sz w:val="24"/>
          <w:szCs w:val="24"/>
          <w:u w:val="single"/>
        </w:rPr>
        <w:t>-11-19</w:t>
      </w:r>
      <w:r>
        <w:rPr>
          <w:noProof/>
          <w:sz w:val="24"/>
          <w:szCs w:val="24"/>
          <w:u w:val="single"/>
        </w:rPr>
        <w:t xml:space="preserve"> (thu)</w:t>
      </w:r>
    </w:p>
    <w:p w14:paraId="647328EF" w14:textId="3EB89EBE" w:rsidR="00254389" w:rsidRDefault="00254389" w:rsidP="007605CA">
      <w:pPr>
        <w:rPr>
          <w:noProof/>
          <w:sz w:val="24"/>
          <w:szCs w:val="24"/>
        </w:rPr>
      </w:pPr>
      <w:r>
        <w:rPr>
          <w:noProof/>
          <w:sz w:val="24"/>
          <w:szCs w:val="24"/>
        </w:rPr>
        <w:t>---------------- Holiday--------</w:t>
      </w:r>
    </w:p>
    <w:p w14:paraId="746C229A" w14:textId="7113A1BC" w:rsidR="00254389" w:rsidRDefault="00254389" w:rsidP="007605CA">
      <w:pPr>
        <w:rPr>
          <w:noProof/>
          <w:sz w:val="24"/>
          <w:szCs w:val="24"/>
          <w:u w:val="single"/>
        </w:rPr>
      </w:pPr>
      <w:r w:rsidRPr="00254389">
        <w:rPr>
          <w:noProof/>
          <w:sz w:val="24"/>
          <w:szCs w:val="24"/>
          <w:u w:val="single"/>
        </w:rPr>
        <w:t>08-11-19</w:t>
      </w:r>
      <w:r>
        <w:rPr>
          <w:noProof/>
          <w:sz w:val="24"/>
          <w:szCs w:val="24"/>
          <w:u w:val="single"/>
        </w:rPr>
        <w:t xml:space="preserve"> (fri)</w:t>
      </w:r>
      <w:r w:rsidR="00E70F63">
        <w:rPr>
          <w:noProof/>
          <w:sz w:val="24"/>
          <w:szCs w:val="24"/>
          <w:u w:val="single"/>
        </w:rPr>
        <w:t xml:space="preserve"> :</w:t>
      </w:r>
    </w:p>
    <w:p w14:paraId="121F7D60" w14:textId="6C6C9E4C" w:rsidR="00E70F63" w:rsidRDefault="00E70F63" w:rsidP="007605CA">
      <w:pPr>
        <w:rPr>
          <w:b/>
          <w:bCs/>
          <w:noProof/>
          <w:sz w:val="24"/>
          <w:szCs w:val="24"/>
        </w:rPr>
      </w:pPr>
      <w:r w:rsidRPr="00E70F63">
        <w:rPr>
          <w:b/>
          <w:bCs/>
          <w:noProof/>
          <w:sz w:val="24"/>
          <w:szCs w:val="24"/>
        </w:rPr>
        <w:t>Setting up kubernates cluster:</w:t>
      </w:r>
    </w:p>
    <w:p w14:paraId="1E01BD9A" w14:textId="3B68EA1C" w:rsidR="00850807" w:rsidRDefault="00850807" w:rsidP="00850807">
      <w:pPr>
        <w:pStyle w:val="ListParagraph"/>
        <w:numPr>
          <w:ilvl w:val="0"/>
          <w:numId w:val="1"/>
        </w:numPr>
        <w:rPr>
          <w:b/>
          <w:bCs/>
          <w:noProof/>
          <w:sz w:val="24"/>
          <w:szCs w:val="24"/>
        </w:rPr>
      </w:pPr>
      <w:r w:rsidRPr="00850807">
        <w:rPr>
          <w:b/>
          <w:bCs/>
          <w:noProof/>
          <w:sz w:val="24"/>
          <w:szCs w:val="24"/>
        </w:rPr>
        <w:t>Lets have a high level</w:t>
      </w:r>
      <w:r>
        <w:rPr>
          <w:b/>
          <w:bCs/>
          <w:noProof/>
          <w:sz w:val="24"/>
          <w:szCs w:val="24"/>
        </w:rPr>
        <w:t xml:space="preserve"> architecture</w:t>
      </w:r>
      <w:r w:rsidRPr="00850807">
        <w:rPr>
          <w:b/>
          <w:bCs/>
          <w:noProof/>
          <w:sz w:val="24"/>
          <w:szCs w:val="24"/>
        </w:rPr>
        <w:t xml:space="preserve"> of kubernetes cluster</w:t>
      </w:r>
    </w:p>
    <w:p w14:paraId="1A169AF8" w14:textId="335F362B" w:rsidR="00850807" w:rsidRPr="00850807" w:rsidRDefault="00850807" w:rsidP="00850807">
      <w:pPr>
        <w:pStyle w:val="ListParagraph"/>
        <w:rPr>
          <w:noProof/>
          <w:sz w:val="24"/>
          <w:szCs w:val="24"/>
        </w:rPr>
      </w:pPr>
      <w:r w:rsidRPr="00850807">
        <w:rPr>
          <w:noProof/>
          <w:sz w:val="24"/>
          <w:szCs w:val="24"/>
        </w:rPr>
        <w:t>All communications happens through master , if I want to havefe app with 5 replicas , happens with master</w:t>
      </w:r>
    </w:p>
    <w:p w14:paraId="66ADD9F3" w14:textId="55591FDF" w:rsidR="00850807" w:rsidRDefault="00850807" w:rsidP="00850807">
      <w:pPr>
        <w:pStyle w:val="ListParagraph"/>
        <w:rPr>
          <w:noProof/>
          <w:sz w:val="24"/>
          <w:szCs w:val="24"/>
        </w:rPr>
      </w:pPr>
      <w:r w:rsidRPr="00850807">
        <w:rPr>
          <w:noProof/>
          <w:sz w:val="24"/>
          <w:szCs w:val="24"/>
        </w:rPr>
        <w:t xml:space="preserve">We have mastter and nodes , master is a kind of manager </w:t>
      </w:r>
    </w:p>
    <w:p w14:paraId="572887C6" w14:textId="6D972D84" w:rsidR="00850807" w:rsidRPr="00850807" w:rsidRDefault="00850807" w:rsidP="00850807">
      <w:pPr>
        <w:pStyle w:val="ListParagraph"/>
        <w:rPr>
          <w:noProof/>
          <w:sz w:val="24"/>
          <w:szCs w:val="24"/>
        </w:rPr>
      </w:pPr>
      <w:r>
        <w:rPr>
          <w:noProof/>
        </w:rPr>
        <w:drawing>
          <wp:inline distT="0" distB="0" distL="0" distR="0" wp14:anchorId="5BBA0249" wp14:editId="38122C88">
            <wp:extent cx="3504178" cy="2354370"/>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178" cy="2354370"/>
                    </a:xfrm>
                    <a:prstGeom prst="rect">
                      <a:avLst/>
                    </a:prstGeom>
                  </pic:spPr>
                </pic:pic>
              </a:graphicData>
            </a:graphic>
          </wp:inline>
        </w:drawing>
      </w:r>
    </w:p>
    <w:p w14:paraId="514365CD" w14:textId="3593220B" w:rsidR="00850807" w:rsidRPr="00850807" w:rsidRDefault="00850807" w:rsidP="007605CA">
      <w:pPr>
        <w:rPr>
          <w:noProof/>
          <w:sz w:val="24"/>
          <w:szCs w:val="24"/>
        </w:rPr>
      </w:pPr>
      <w:r>
        <w:rPr>
          <w:noProof/>
          <w:sz w:val="24"/>
          <w:szCs w:val="24"/>
        </w:rPr>
        <w:t xml:space="preserve"> </w:t>
      </w:r>
      <w:r>
        <w:rPr>
          <w:noProof/>
          <w:sz w:val="24"/>
          <w:szCs w:val="24"/>
        </w:rPr>
        <w:tab/>
      </w:r>
    </w:p>
    <w:p w14:paraId="352C1D65" w14:textId="4CD6C946" w:rsidR="00E70F63" w:rsidRDefault="00E70F63" w:rsidP="007605CA">
      <w:pPr>
        <w:rPr>
          <w:noProof/>
          <w:sz w:val="24"/>
          <w:szCs w:val="24"/>
        </w:rPr>
      </w:pPr>
      <w:r>
        <w:rPr>
          <w:noProof/>
          <w:sz w:val="24"/>
          <w:szCs w:val="24"/>
        </w:rPr>
        <w:lastRenderedPageBreak/>
        <w:t xml:space="preserve">There are several ways to setup kubernates cluster </w:t>
      </w:r>
    </w:p>
    <w:p w14:paraId="66F46F60" w14:textId="645D49A1" w:rsidR="00E70F63" w:rsidRDefault="00E70F63" w:rsidP="00E70F63">
      <w:pPr>
        <w:pStyle w:val="ListParagraph"/>
        <w:numPr>
          <w:ilvl w:val="0"/>
          <w:numId w:val="1"/>
        </w:numPr>
        <w:rPr>
          <w:noProof/>
          <w:sz w:val="24"/>
          <w:szCs w:val="24"/>
        </w:rPr>
      </w:pPr>
      <w:r>
        <w:rPr>
          <w:noProof/>
          <w:sz w:val="24"/>
          <w:szCs w:val="24"/>
        </w:rPr>
        <w:t xml:space="preserve">We can run kubernates anywhere i.e – on our own physical servers </w:t>
      </w:r>
    </w:p>
    <w:p w14:paraId="69DE9B6C" w14:textId="450CA23A" w:rsidR="00E70F63" w:rsidRDefault="00E70F63" w:rsidP="00E70F63">
      <w:pPr>
        <w:pStyle w:val="ListParagraph"/>
        <w:numPr>
          <w:ilvl w:val="0"/>
          <w:numId w:val="1"/>
        </w:numPr>
        <w:rPr>
          <w:noProof/>
          <w:sz w:val="24"/>
          <w:szCs w:val="24"/>
        </w:rPr>
      </w:pPr>
      <w:r>
        <w:rPr>
          <w:noProof/>
          <w:sz w:val="24"/>
          <w:szCs w:val="24"/>
        </w:rPr>
        <w:t>Virtual machines</w:t>
      </w:r>
    </w:p>
    <w:p w14:paraId="10B873D3" w14:textId="79C74182" w:rsidR="00E70F63" w:rsidRDefault="00E70F63" w:rsidP="00E70F63">
      <w:pPr>
        <w:pStyle w:val="ListParagraph"/>
        <w:numPr>
          <w:ilvl w:val="0"/>
          <w:numId w:val="1"/>
        </w:numPr>
        <w:rPr>
          <w:noProof/>
          <w:sz w:val="24"/>
          <w:szCs w:val="24"/>
        </w:rPr>
      </w:pPr>
      <w:r>
        <w:rPr>
          <w:noProof/>
          <w:sz w:val="24"/>
          <w:szCs w:val="24"/>
        </w:rPr>
        <w:t>Even on a cloud</w:t>
      </w:r>
    </w:p>
    <w:p w14:paraId="6C291C66" w14:textId="0B84EB92" w:rsidR="00E70F63" w:rsidRDefault="00E70F63" w:rsidP="00E70F63">
      <w:pPr>
        <w:pStyle w:val="ListParagraph"/>
        <w:numPr>
          <w:ilvl w:val="0"/>
          <w:numId w:val="1"/>
        </w:numPr>
        <w:rPr>
          <w:noProof/>
          <w:sz w:val="24"/>
          <w:szCs w:val="24"/>
        </w:rPr>
      </w:pPr>
      <w:r>
        <w:rPr>
          <w:noProof/>
          <w:sz w:val="24"/>
          <w:szCs w:val="24"/>
        </w:rPr>
        <w:t>We could use kubeabm to setup kubernates cluster</w:t>
      </w:r>
    </w:p>
    <w:p w14:paraId="054E074D" w14:textId="5FBB4F7E" w:rsidR="00E70F63" w:rsidRDefault="00E70F63" w:rsidP="00E70F63">
      <w:pPr>
        <w:pStyle w:val="ListParagraph"/>
        <w:numPr>
          <w:ilvl w:val="0"/>
          <w:numId w:val="1"/>
        </w:numPr>
        <w:rPr>
          <w:noProof/>
          <w:sz w:val="24"/>
          <w:szCs w:val="24"/>
        </w:rPr>
      </w:pPr>
      <w:r>
        <w:rPr>
          <w:noProof/>
          <w:sz w:val="24"/>
          <w:szCs w:val="24"/>
        </w:rPr>
        <w:t>Kubespray</w:t>
      </w:r>
      <w:r w:rsidR="00850807">
        <w:rPr>
          <w:noProof/>
          <w:sz w:val="24"/>
          <w:szCs w:val="24"/>
        </w:rPr>
        <w:t xml:space="preserve"> -compostion of Ansible playbooks</w:t>
      </w:r>
    </w:p>
    <w:p w14:paraId="5BDF6D30" w14:textId="048B0D15" w:rsidR="00E70F63" w:rsidRDefault="00E70F63" w:rsidP="00E70F63">
      <w:pPr>
        <w:pStyle w:val="ListParagraph"/>
        <w:numPr>
          <w:ilvl w:val="0"/>
          <w:numId w:val="1"/>
        </w:numPr>
        <w:rPr>
          <w:noProof/>
          <w:sz w:val="24"/>
          <w:szCs w:val="24"/>
        </w:rPr>
      </w:pPr>
      <w:r>
        <w:rPr>
          <w:noProof/>
          <w:sz w:val="24"/>
          <w:szCs w:val="24"/>
        </w:rPr>
        <w:t xml:space="preserve">We could use </w:t>
      </w:r>
      <w:r w:rsidRPr="00E70F63">
        <w:rPr>
          <w:b/>
          <w:bCs/>
          <w:noProof/>
          <w:sz w:val="24"/>
          <w:szCs w:val="24"/>
        </w:rPr>
        <w:t>kops</w:t>
      </w:r>
      <w:r>
        <w:rPr>
          <w:noProof/>
          <w:sz w:val="24"/>
          <w:szCs w:val="24"/>
        </w:rPr>
        <w:t xml:space="preserve"> to setup kubernetes cluster on AWS</w:t>
      </w:r>
    </w:p>
    <w:p w14:paraId="6581A463" w14:textId="417DCFC7" w:rsidR="001C6E20" w:rsidRDefault="001C6E20" w:rsidP="001C6E20">
      <w:pPr>
        <w:rPr>
          <w:b/>
          <w:bCs/>
          <w:noProof/>
          <w:sz w:val="24"/>
          <w:szCs w:val="24"/>
        </w:rPr>
      </w:pPr>
      <w:r w:rsidRPr="001C6E20">
        <w:rPr>
          <w:b/>
          <w:bCs/>
          <w:noProof/>
          <w:sz w:val="24"/>
          <w:szCs w:val="24"/>
        </w:rPr>
        <w:t>Setting up cluster using Kops:</w:t>
      </w:r>
    </w:p>
    <w:p w14:paraId="1298E3EE" w14:textId="59801BEC" w:rsidR="001C6E20" w:rsidRDefault="001C6E20" w:rsidP="001C6E20">
      <w:r>
        <w:rPr>
          <w:noProof/>
          <w:sz w:val="24"/>
          <w:szCs w:val="24"/>
        </w:rPr>
        <w:t>Refer to github repository (</w:t>
      </w:r>
      <w:hyperlink r:id="rId24" w:history="1">
        <w:r>
          <w:rPr>
            <w:rStyle w:val="Hyperlink"/>
          </w:rPr>
          <w:t>https://github.com/javahometech/kubernetes</w:t>
        </w:r>
      </w:hyperlink>
      <w:r>
        <w:t>)</w:t>
      </w:r>
    </w:p>
    <w:p w14:paraId="22BC0F0B" w14:textId="6630397F" w:rsidR="001C6E20" w:rsidRDefault="001C6E20" w:rsidP="001C6E20">
      <w:r>
        <w:t xml:space="preserve">Etcd : it is distributed key value store </w:t>
      </w:r>
    </w:p>
    <w:p w14:paraId="631AAF67" w14:textId="1CA6EC5D" w:rsidR="00A93D5A" w:rsidRDefault="00A93D5A" w:rsidP="001C6E20">
      <w:r>
        <w:t xml:space="preserve">There is a special networking </w:t>
      </w:r>
    </w:p>
    <w:p w14:paraId="4AC65A04" w14:textId="67115FB6" w:rsidR="00A93D5A" w:rsidRPr="001C6E20" w:rsidRDefault="00A93D5A" w:rsidP="001C6E20">
      <w:pPr>
        <w:rPr>
          <w:noProof/>
          <w:sz w:val="24"/>
          <w:szCs w:val="24"/>
        </w:rPr>
      </w:pPr>
      <w:r>
        <w:rPr>
          <w:noProof/>
        </w:rPr>
        <w:drawing>
          <wp:inline distT="0" distB="0" distL="0" distR="0" wp14:anchorId="2091B71D" wp14:editId="1BE6717A">
            <wp:extent cx="4654550" cy="2714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0005" cy="2717642"/>
                    </a:xfrm>
                    <a:prstGeom prst="rect">
                      <a:avLst/>
                    </a:prstGeom>
                  </pic:spPr>
                </pic:pic>
              </a:graphicData>
            </a:graphic>
          </wp:inline>
        </w:drawing>
      </w:r>
    </w:p>
    <w:p w14:paraId="67268C07" w14:textId="77777777" w:rsidR="00E70F63" w:rsidRDefault="00E70F63" w:rsidP="007605CA">
      <w:pPr>
        <w:rPr>
          <w:noProof/>
          <w:sz w:val="24"/>
          <w:szCs w:val="24"/>
        </w:rPr>
      </w:pPr>
    </w:p>
    <w:p w14:paraId="183F6925" w14:textId="1EC67721" w:rsidR="00E70F63" w:rsidRDefault="00E70F63" w:rsidP="007605CA">
      <w:pPr>
        <w:rPr>
          <w:noProof/>
          <w:sz w:val="24"/>
          <w:szCs w:val="24"/>
        </w:rPr>
      </w:pPr>
      <w:r w:rsidRPr="00E70F63">
        <w:rPr>
          <w:noProof/>
          <w:sz w:val="24"/>
          <w:szCs w:val="24"/>
        </w:rPr>
        <w:t xml:space="preserve"> </w:t>
      </w:r>
      <w:r w:rsidR="00A93D5A">
        <w:rPr>
          <w:noProof/>
          <w:sz w:val="24"/>
          <w:szCs w:val="24"/>
        </w:rPr>
        <w:t>Networking : Kubernetes has its own framework which allows pods ( containers) to communicate each other from any host.</w:t>
      </w:r>
    </w:p>
    <w:p w14:paraId="3ED4ED17" w14:textId="47661C97" w:rsidR="00A93D5A" w:rsidRDefault="00A93D5A" w:rsidP="007605CA">
      <w:pPr>
        <w:rPr>
          <w:noProof/>
          <w:sz w:val="24"/>
          <w:szCs w:val="24"/>
        </w:rPr>
      </w:pPr>
      <w:r>
        <w:rPr>
          <w:noProof/>
          <w:sz w:val="24"/>
          <w:szCs w:val="24"/>
        </w:rPr>
        <w:t>Scheduling : it means finding nodes to run a container. When you deploy pods into kubernates , kubernates has to find the appropriate nodes to create read replicas.this logic is built-in.</w:t>
      </w:r>
    </w:p>
    <w:p w14:paraId="3363B7C7" w14:textId="31BBF33B" w:rsidR="00A93D5A" w:rsidRDefault="00A93D5A" w:rsidP="007605CA">
      <w:pPr>
        <w:rPr>
          <w:noProof/>
          <w:sz w:val="24"/>
          <w:szCs w:val="24"/>
        </w:rPr>
      </w:pPr>
      <w:r>
        <w:rPr>
          <w:noProof/>
          <w:sz w:val="24"/>
          <w:szCs w:val="24"/>
        </w:rPr>
        <w:t>Step 1 :</w:t>
      </w:r>
    </w:p>
    <w:p w14:paraId="126ED941" w14:textId="56BE86FB" w:rsidR="00A93D5A" w:rsidRDefault="00A93D5A" w:rsidP="007605CA">
      <w:pPr>
        <w:rPr>
          <w:noProof/>
          <w:sz w:val="24"/>
          <w:szCs w:val="24"/>
        </w:rPr>
      </w:pPr>
      <w:r>
        <w:rPr>
          <w:noProof/>
          <w:sz w:val="24"/>
          <w:szCs w:val="24"/>
        </w:rPr>
        <w:t xml:space="preserve">Launch Ec2 instance </w:t>
      </w:r>
    </w:p>
    <w:p w14:paraId="664D33EE" w14:textId="4A7C0281" w:rsidR="003A2A9C" w:rsidRDefault="000A76BF" w:rsidP="007605CA">
      <w:pPr>
        <w:rPr>
          <w:noProof/>
          <w:sz w:val="24"/>
          <w:szCs w:val="24"/>
        </w:rPr>
      </w:pPr>
      <w:r>
        <w:rPr>
          <w:noProof/>
          <w:sz w:val="24"/>
          <w:szCs w:val="24"/>
        </w:rPr>
        <w:t>S</w:t>
      </w:r>
      <w:r w:rsidR="00DF09FC">
        <w:rPr>
          <w:noProof/>
          <w:sz w:val="24"/>
          <w:szCs w:val="24"/>
        </w:rPr>
        <w:t>tep 2:</w:t>
      </w:r>
    </w:p>
    <w:p w14:paraId="4993D011" w14:textId="35CC097D" w:rsidR="00DF09FC" w:rsidRDefault="00DF09FC" w:rsidP="007605CA">
      <w:pPr>
        <w:rPr>
          <w:noProof/>
          <w:sz w:val="24"/>
          <w:szCs w:val="24"/>
        </w:rPr>
      </w:pPr>
      <w:r>
        <w:rPr>
          <w:noProof/>
          <w:sz w:val="24"/>
          <w:szCs w:val="24"/>
        </w:rPr>
        <w:t>Crate IAM role</w:t>
      </w:r>
      <w:r w:rsidR="00BA787D">
        <w:rPr>
          <w:noProof/>
          <w:sz w:val="24"/>
          <w:szCs w:val="24"/>
        </w:rPr>
        <w:t xml:space="preserve"> – we need to create nodes for that we are giving access to </w:t>
      </w:r>
      <w:r w:rsidR="004C06CB">
        <w:rPr>
          <w:noProof/>
          <w:sz w:val="24"/>
          <w:szCs w:val="24"/>
        </w:rPr>
        <w:t xml:space="preserve">kops </w:t>
      </w:r>
    </w:p>
    <w:p w14:paraId="393E5745" w14:textId="4CD31120" w:rsidR="00DF09FC" w:rsidRDefault="00DF09FC" w:rsidP="007605CA">
      <w:pPr>
        <w:rPr>
          <w:noProof/>
          <w:sz w:val="24"/>
          <w:szCs w:val="24"/>
        </w:rPr>
      </w:pPr>
      <w:r>
        <w:rPr>
          <w:noProof/>
          <w:sz w:val="24"/>
          <w:szCs w:val="24"/>
        </w:rPr>
        <w:t>Step3 :</w:t>
      </w:r>
    </w:p>
    <w:p w14:paraId="5844CE6B" w14:textId="087290A0" w:rsidR="00DF09FC" w:rsidRDefault="00DF09FC" w:rsidP="007A1DBD">
      <w:pPr>
        <w:tabs>
          <w:tab w:val="left" w:pos="6272"/>
        </w:tabs>
        <w:rPr>
          <w:noProof/>
          <w:sz w:val="24"/>
          <w:szCs w:val="24"/>
        </w:rPr>
      </w:pPr>
      <w:r>
        <w:rPr>
          <w:noProof/>
          <w:sz w:val="24"/>
          <w:szCs w:val="24"/>
        </w:rPr>
        <w:t>Install Kops on EC2</w:t>
      </w:r>
      <w:r w:rsidR="007A1DBD">
        <w:rPr>
          <w:noProof/>
          <w:sz w:val="24"/>
          <w:szCs w:val="24"/>
        </w:rPr>
        <w:tab/>
      </w:r>
    </w:p>
    <w:p w14:paraId="48F8708D" w14:textId="3A8C3D1E" w:rsidR="00DF09FC" w:rsidRDefault="00DF09FC" w:rsidP="007605CA">
      <w:pPr>
        <w:rPr>
          <w:noProof/>
          <w:sz w:val="24"/>
          <w:szCs w:val="24"/>
        </w:rPr>
      </w:pPr>
      <w:r>
        <w:rPr>
          <w:noProof/>
          <w:sz w:val="24"/>
          <w:szCs w:val="24"/>
        </w:rPr>
        <w:lastRenderedPageBreak/>
        <w:t>Step4 :</w:t>
      </w:r>
    </w:p>
    <w:p w14:paraId="12AE224B" w14:textId="5B5409B1" w:rsidR="00DF09FC" w:rsidRDefault="00DF09FC" w:rsidP="007605CA">
      <w:pPr>
        <w:rPr>
          <w:noProof/>
          <w:sz w:val="24"/>
          <w:szCs w:val="24"/>
        </w:rPr>
      </w:pPr>
      <w:r>
        <w:rPr>
          <w:noProof/>
          <w:sz w:val="24"/>
          <w:szCs w:val="24"/>
        </w:rPr>
        <w:t xml:space="preserve"> Kops is used to build our cluster , then we need kubectl to interact with Cluster</w:t>
      </w:r>
    </w:p>
    <w:p w14:paraId="18252EB1" w14:textId="1C8EADA2" w:rsidR="00DF09FC" w:rsidRDefault="00DF09FC" w:rsidP="007605CA">
      <w:pPr>
        <w:rPr>
          <w:noProof/>
          <w:sz w:val="24"/>
          <w:szCs w:val="24"/>
        </w:rPr>
      </w:pPr>
      <w:r>
        <w:rPr>
          <w:noProof/>
          <w:sz w:val="24"/>
          <w:szCs w:val="24"/>
        </w:rPr>
        <w:t>Step5:</w:t>
      </w:r>
    </w:p>
    <w:p w14:paraId="28A7D8A6" w14:textId="41C97F39" w:rsidR="00DF09FC" w:rsidRDefault="00DF09FC" w:rsidP="007605CA">
      <w:pPr>
        <w:rPr>
          <w:noProof/>
          <w:sz w:val="24"/>
          <w:szCs w:val="24"/>
        </w:rPr>
      </w:pPr>
      <w:r>
        <w:rPr>
          <w:noProof/>
          <w:sz w:val="24"/>
          <w:szCs w:val="24"/>
        </w:rPr>
        <w:t>Create s3 bucket in AWS</w:t>
      </w:r>
    </w:p>
    <w:p w14:paraId="6A228E23" w14:textId="343D5FCD" w:rsidR="00DF09FC" w:rsidRDefault="00DF09FC" w:rsidP="007605CA">
      <w:pPr>
        <w:rPr>
          <w:noProof/>
          <w:sz w:val="24"/>
          <w:szCs w:val="24"/>
        </w:rPr>
      </w:pPr>
      <w:r>
        <w:rPr>
          <w:noProof/>
          <w:sz w:val="24"/>
          <w:szCs w:val="24"/>
        </w:rPr>
        <w:t>Step6 :</w:t>
      </w:r>
    </w:p>
    <w:p w14:paraId="31910295" w14:textId="151AF438" w:rsidR="00DF09FC" w:rsidRDefault="00DF09FC" w:rsidP="007605CA">
      <w:pPr>
        <w:rPr>
          <w:noProof/>
          <w:sz w:val="24"/>
          <w:szCs w:val="24"/>
        </w:rPr>
      </w:pPr>
      <w:r>
        <w:rPr>
          <w:noProof/>
          <w:sz w:val="24"/>
          <w:szCs w:val="24"/>
        </w:rPr>
        <w:t>Create private hosted zone in Aws route53</w:t>
      </w:r>
    </w:p>
    <w:p w14:paraId="4617CC87" w14:textId="25F37642" w:rsidR="00DF09FC" w:rsidRDefault="00EF3FA1" w:rsidP="007605CA">
      <w:pPr>
        <w:rPr>
          <w:noProof/>
          <w:sz w:val="24"/>
          <w:szCs w:val="24"/>
        </w:rPr>
      </w:pPr>
      <w:r>
        <w:rPr>
          <w:noProof/>
          <w:sz w:val="24"/>
          <w:szCs w:val="24"/>
        </w:rPr>
        <w:t xml:space="preserve">Step 7 : create ssh key pair </w:t>
      </w:r>
    </w:p>
    <w:p w14:paraId="080C8497" w14:textId="7824D334" w:rsidR="00EF3FA1" w:rsidRDefault="00EF3FA1" w:rsidP="007605CA">
      <w:pPr>
        <w:rPr>
          <w:noProof/>
          <w:sz w:val="24"/>
          <w:szCs w:val="24"/>
        </w:rPr>
      </w:pPr>
      <w:r>
        <w:rPr>
          <w:noProof/>
        </w:rPr>
        <w:drawing>
          <wp:inline distT="0" distB="0" distL="0" distR="0" wp14:anchorId="445BE659" wp14:editId="14A0CEA9">
            <wp:extent cx="4181475" cy="2495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2495550"/>
                    </a:xfrm>
                    <a:prstGeom prst="rect">
                      <a:avLst/>
                    </a:prstGeom>
                  </pic:spPr>
                </pic:pic>
              </a:graphicData>
            </a:graphic>
          </wp:inline>
        </w:drawing>
      </w:r>
    </w:p>
    <w:p w14:paraId="37C7595E" w14:textId="7A3ACFAA" w:rsidR="00EF3FA1" w:rsidRDefault="00EF3FA1" w:rsidP="007605CA">
      <w:pPr>
        <w:rPr>
          <w:noProof/>
          <w:sz w:val="24"/>
          <w:szCs w:val="24"/>
        </w:rPr>
      </w:pPr>
      <w:r>
        <w:rPr>
          <w:noProof/>
          <w:sz w:val="24"/>
          <w:szCs w:val="24"/>
        </w:rPr>
        <w:t>From ec2 we want to ssh in to cluster.</w:t>
      </w:r>
    </w:p>
    <w:p w14:paraId="3D3D9C7A" w14:textId="22A83E14" w:rsidR="00EF3FA1" w:rsidRDefault="00EF3FA1" w:rsidP="007605CA">
      <w:pPr>
        <w:rPr>
          <w:noProof/>
          <w:sz w:val="24"/>
          <w:szCs w:val="24"/>
        </w:rPr>
      </w:pPr>
      <w:r>
        <w:rPr>
          <w:noProof/>
          <w:sz w:val="24"/>
          <w:szCs w:val="24"/>
        </w:rPr>
        <w:t>Step 9:</w:t>
      </w:r>
    </w:p>
    <w:p w14:paraId="2B623A9E" w14:textId="52760E4D" w:rsidR="00EF3FA1" w:rsidRDefault="00EF3FA1" w:rsidP="007605CA">
      <w:pPr>
        <w:rPr>
          <w:b/>
          <w:bCs/>
          <w:noProof/>
          <w:sz w:val="24"/>
          <w:szCs w:val="24"/>
        </w:rPr>
      </w:pPr>
      <w:r w:rsidRPr="00EF3FA1">
        <w:rPr>
          <w:b/>
          <w:bCs/>
          <w:noProof/>
          <w:sz w:val="24"/>
          <w:szCs w:val="24"/>
        </w:rPr>
        <w:t>Create kubernetes cluster definition :</w:t>
      </w:r>
    </w:p>
    <w:p w14:paraId="160F7984" w14:textId="73CF902F" w:rsidR="007023E2" w:rsidRDefault="007023E2" w:rsidP="007605CA">
      <w:pPr>
        <w:rPr>
          <w:b/>
          <w:bCs/>
          <w:noProof/>
          <w:sz w:val="24"/>
          <w:szCs w:val="24"/>
        </w:rPr>
      </w:pPr>
      <w:r>
        <w:rPr>
          <w:b/>
          <w:bCs/>
          <w:noProof/>
          <w:sz w:val="24"/>
          <w:szCs w:val="24"/>
        </w:rPr>
        <w:t xml:space="preserve"> Here is the Git hub documents refer to this from beginning step</w:t>
      </w:r>
    </w:p>
    <w:p w14:paraId="2E96651E" w14:textId="04127685" w:rsidR="007023E2" w:rsidRPr="007023E2" w:rsidRDefault="007023E2" w:rsidP="007023E2">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w:t>
      </w:r>
      <w:r w:rsidRPr="007023E2">
        <w:rPr>
          <w:rFonts w:ascii="Segoe UI" w:hAnsi="Segoe UI" w:cs="Segoe UI"/>
          <w:color w:val="24292E"/>
        </w:rPr>
        <w:t>Kubernetes on AWS using Kops</w:t>
      </w:r>
    </w:p>
    <w:p w14:paraId="5AB20A8F"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1. Launch Linux EC2 instance in AWS</w:t>
      </w:r>
    </w:p>
    <w:p w14:paraId="7B4C07E8"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2. Create and attach IAM role to EC2 Instance.</w:t>
      </w:r>
    </w:p>
    <w:p w14:paraId="2ED84811"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Kops need permissions to access</w:t>
      </w:r>
    </w:p>
    <w:p w14:paraId="3A518686"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ab/>
        <w:t>S3</w:t>
      </w:r>
    </w:p>
    <w:p w14:paraId="64A28E0E"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ab/>
        <w:t>EC2</w:t>
      </w:r>
    </w:p>
    <w:p w14:paraId="4B30A4F3"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ab/>
        <w:t>VPC</w:t>
      </w:r>
    </w:p>
    <w:p w14:paraId="2434CD67"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ab/>
        <w:t>Route53</w:t>
      </w:r>
    </w:p>
    <w:p w14:paraId="18B8BB11"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ab/>
        <w:t>Autoscaling</w:t>
      </w:r>
    </w:p>
    <w:p w14:paraId="01ED3C11"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ab/>
        <w:t>etc..</w:t>
      </w:r>
    </w:p>
    <w:p w14:paraId="05261732"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lastRenderedPageBreak/>
        <w:t>3. Install Kops on EC2</w:t>
      </w:r>
    </w:p>
    <w:p w14:paraId="2154836E"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curl -LO https://github.com/kubernetes/kops/releases/download/</w:t>
      </w:r>
      <w:r w:rsidRPr="007023E2">
        <w:rPr>
          <w:rFonts w:ascii="Consolas" w:eastAsia="Times New Roman" w:hAnsi="Consolas" w:cs="Courier New"/>
          <w:color w:val="032F62"/>
          <w:sz w:val="20"/>
          <w:szCs w:val="20"/>
          <w:lang w:eastAsia="en-IN"/>
        </w:rPr>
        <w:t xml:space="preserve">$(curl -s https://api.github.com/repos/kubernetes/kops/releases/latest </w:t>
      </w:r>
      <w:r w:rsidRPr="007023E2">
        <w:rPr>
          <w:rFonts w:ascii="Consolas" w:eastAsia="Times New Roman" w:hAnsi="Consolas" w:cs="Courier New"/>
          <w:color w:val="D73A49"/>
          <w:sz w:val="20"/>
          <w:szCs w:val="20"/>
          <w:lang w:eastAsia="en-IN"/>
        </w:rPr>
        <w:t>|</w:t>
      </w:r>
      <w:r w:rsidRPr="007023E2">
        <w:rPr>
          <w:rFonts w:ascii="Consolas" w:eastAsia="Times New Roman" w:hAnsi="Consolas" w:cs="Courier New"/>
          <w:color w:val="032F62"/>
          <w:sz w:val="20"/>
          <w:szCs w:val="20"/>
          <w:lang w:eastAsia="en-IN"/>
        </w:rPr>
        <w:t xml:space="preserve"> grep tag_name </w:t>
      </w:r>
      <w:r w:rsidRPr="007023E2">
        <w:rPr>
          <w:rFonts w:ascii="Consolas" w:eastAsia="Times New Roman" w:hAnsi="Consolas" w:cs="Courier New"/>
          <w:color w:val="D73A49"/>
          <w:sz w:val="20"/>
          <w:szCs w:val="20"/>
          <w:lang w:eastAsia="en-IN"/>
        </w:rPr>
        <w:t>|</w:t>
      </w:r>
      <w:r w:rsidRPr="007023E2">
        <w:rPr>
          <w:rFonts w:ascii="Consolas" w:eastAsia="Times New Roman" w:hAnsi="Consolas" w:cs="Courier New"/>
          <w:color w:val="032F62"/>
          <w:sz w:val="20"/>
          <w:szCs w:val="20"/>
          <w:lang w:eastAsia="en-IN"/>
        </w:rPr>
        <w:t xml:space="preserve"> cut -d '"' -f 4)</w:t>
      </w:r>
      <w:r w:rsidRPr="007023E2">
        <w:rPr>
          <w:rFonts w:ascii="Consolas" w:eastAsia="Times New Roman" w:hAnsi="Consolas" w:cs="Courier New"/>
          <w:color w:val="24292E"/>
          <w:sz w:val="20"/>
          <w:szCs w:val="20"/>
          <w:lang w:eastAsia="en-IN"/>
        </w:rPr>
        <w:t>/kops-linux-amd64</w:t>
      </w:r>
    </w:p>
    <w:p w14:paraId="4242C827"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chmod +x kops-linux-amd64</w:t>
      </w:r>
    </w:p>
    <w:p w14:paraId="1705496A"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sudo mv kops-linux-amd64 /usr/local/bin/kops</w:t>
      </w:r>
    </w:p>
    <w:p w14:paraId="40DE1D02"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4. Install kubectl</w:t>
      </w:r>
    </w:p>
    <w:p w14:paraId="240BA3BB"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curl -LO https://storage.googleapis.com/kubernetes-release/release/</w:t>
      </w:r>
      <w:r w:rsidRPr="007023E2">
        <w:rPr>
          <w:rFonts w:ascii="Consolas" w:eastAsia="Times New Roman" w:hAnsi="Consolas" w:cs="Courier New"/>
          <w:color w:val="032F62"/>
          <w:sz w:val="20"/>
          <w:szCs w:val="20"/>
          <w:lang w:eastAsia="en-IN"/>
        </w:rPr>
        <w:t>$(curl -s https://storage.googleapis.com/kubernetes-release/release/stable.txt)</w:t>
      </w:r>
      <w:r w:rsidRPr="007023E2">
        <w:rPr>
          <w:rFonts w:ascii="Consolas" w:eastAsia="Times New Roman" w:hAnsi="Consolas" w:cs="Courier New"/>
          <w:color w:val="24292E"/>
          <w:sz w:val="20"/>
          <w:szCs w:val="20"/>
          <w:lang w:eastAsia="en-IN"/>
        </w:rPr>
        <w:t>/bin/linux/amd64/kubectl</w:t>
      </w:r>
    </w:p>
    <w:p w14:paraId="6D94F3C7"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chmod +x ./kubectl</w:t>
      </w:r>
    </w:p>
    <w:p w14:paraId="06591800"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sudo mv ./kubectl /usr/local/bin/kubectl</w:t>
      </w:r>
    </w:p>
    <w:p w14:paraId="22FA7179"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5. Create S3 bucket in AWS</w:t>
      </w:r>
    </w:p>
    <w:p w14:paraId="7CDFEEA5" w14:textId="77777777" w:rsidR="007023E2" w:rsidRPr="007023E2" w:rsidRDefault="007023E2" w:rsidP="007023E2">
      <w:pPr>
        <w:shd w:val="clear" w:color="auto" w:fill="FFFFFF"/>
        <w:spacing w:after="240"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S3 bucket is used by kubernetes to persist cluster state, lets create s3 bucket using aws cli </w:t>
      </w:r>
      <w:r w:rsidRPr="007023E2">
        <w:rPr>
          <w:rFonts w:ascii="Segoe UI" w:eastAsia="Times New Roman" w:hAnsi="Segoe UI" w:cs="Segoe UI"/>
          <w:b/>
          <w:bCs/>
          <w:color w:val="24292E"/>
          <w:sz w:val="24"/>
          <w:szCs w:val="24"/>
          <w:lang w:eastAsia="en-IN"/>
        </w:rPr>
        <w:t>Note:</w:t>
      </w:r>
      <w:r w:rsidRPr="007023E2">
        <w:rPr>
          <w:rFonts w:ascii="Segoe UI" w:eastAsia="Times New Roman" w:hAnsi="Segoe UI" w:cs="Segoe UI"/>
          <w:color w:val="24292E"/>
          <w:sz w:val="24"/>
          <w:szCs w:val="24"/>
          <w:lang w:eastAsia="en-IN"/>
        </w:rPr>
        <w:t> Make sure you choose bucket name that is uniqe accross all aws accounts</w:t>
      </w:r>
    </w:p>
    <w:p w14:paraId="35D318EB"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aws s3 mb s3://javahome.in.k8s --region ap-south-1</w:t>
      </w:r>
    </w:p>
    <w:p w14:paraId="7E6FB547"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6. Create private hosted zone in AWS Route53</w:t>
      </w:r>
    </w:p>
    <w:p w14:paraId="1E8A50B1" w14:textId="77777777" w:rsidR="007023E2" w:rsidRPr="007023E2" w:rsidRDefault="007023E2" w:rsidP="007023E2">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Head over to aws Route53 and create hostedzone</w:t>
      </w:r>
    </w:p>
    <w:p w14:paraId="3B465F5B" w14:textId="77777777" w:rsidR="007023E2" w:rsidRPr="007023E2" w:rsidRDefault="007023E2" w:rsidP="007023E2">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Choose name for example (javahome.in)</w:t>
      </w:r>
    </w:p>
    <w:p w14:paraId="15C503B9" w14:textId="77777777" w:rsidR="007023E2" w:rsidRPr="007023E2" w:rsidRDefault="007023E2" w:rsidP="007023E2">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Choose type as privated hosted zone for VPC</w:t>
      </w:r>
    </w:p>
    <w:p w14:paraId="422C85A2" w14:textId="77777777" w:rsidR="007023E2" w:rsidRPr="007023E2" w:rsidRDefault="007023E2" w:rsidP="007023E2">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Select default vpc in the region you are setting up your cluster</w:t>
      </w:r>
    </w:p>
    <w:p w14:paraId="410F5EE2" w14:textId="04B2B8B6" w:rsidR="007023E2" w:rsidRDefault="007023E2" w:rsidP="007023E2">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Hit create</w:t>
      </w:r>
    </w:p>
    <w:p w14:paraId="5764C108" w14:textId="32F073B3" w:rsidR="00D716EF" w:rsidRPr="007023E2" w:rsidRDefault="00D716EF" w:rsidP="00D716EF">
      <w:pPr>
        <w:shd w:val="clear" w:color="auto" w:fill="FFFFFF"/>
        <w:spacing w:before="60" w:after="100" w:afterAutospacing="1" w:line="240" w:lineRule="auto"/>
        <w:ind w:left="360"/>
        <w:rPr>
          <w:rFonts w:ascii="Segoe UI" w:eastAsia="Times New Roman" w:hAnsi="Segoe UI" w:cs="Segoe UI"/>
          <w:color w:val="24292E"/>
          <w:sz w:val="24"/>
          <w:szCs w:val="24"/>
          <w:lang w:eastAsia="en-IN"/>
        </w:rPr>
      </w:pPr>
      <w:r>
        <w:rPr>
          <w:noProof/>
        </w:rPr>
        <w:lastRenderedPageBreak/>
        <w:drawing>
          <wp:inline distT="0" distB="0" distL="0" distR="0" wp14:anchorId="4D9366FA" wp14:editId="1003857A">
            <wp:extent cx="5731510" cy="30905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0545"/>
                    </a:xfrm>
                    <a:prstGeom prst="rect">
                      <a:avLst/>
                    </a:prstGeom>
                  </pic:spPr>
                </pic:pic>
              </a:graphicData>
            </a:graphic>
          </wp:inline>
        </w:drawing>
      </w:r>
      <w:bookmarkStart w:id="4" w:name="_GoBack"/>
      <w:bookmarkEnd w:id="4"/>
    </w:p>
    <w:p w14:paraId="05B7E570"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7 Configure environment variables.</w:t>
      </w:r>
    </w:p>
    <w:p w14:paraId="7AE9AB49" w14:textId="77777777" w:rsidR="007023E2" w:rsidRPr="007023E2" w:rsidRDefault="007023E2" w:rsidP="007023E2">
      <w:pPr>
        <w:shd w:val="clear" w:color="auto" w:fill="FFFFFF"/>
        <w:spacing w:after="240"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Open .bashrc file</w:t>
      </w:r>
    </w:p>
    <w:p w14:paraId="715D1929"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ab/>
        <w:t>vi ~/.bashrc</w:t>
      </w:r>
    </w:p>
    <w:p w14:paraId="1B9B2DA9" w14:textId="77777777" w:rsidR="007023E2" w:rsidRPr="007023E2" w:rsidRDefault="007023E2" w:rsidP="007023E2">
      <w:pPr>
        <w:shd w:val="clear" w:color="auto" w:fill="FFFFFF"/>
        <w:spacing w:after="240"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Add following content into .bashrc, you can choose any arbitary name for cluster and make sure buck name matches the one you created in previous step.</w:t>
      </w:r>
    </w:p>
    <w:p w14:paraId="2B33784C"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D73A49"/>
          <w:sz w:val="20"/>
          <w:szCs w:val="20"/>
          <w:lang w:eastAsia="en-IN"/>
        </w:rPr>
        <w:t>export</w:t>
      </w:r>
      <w:r w:rsidRPr="007023E2">
        <w:rPr>
          <w:rFonts w:ascii="Consolas" w:eastAsia="Times New Roman" w:hAnsi="Consolas" w:cs="Courier New"/>
          <w:color w:val="24292E"/>
          <w:sz w:val="20"/>
          <w:szCs w:val="20"/>
          <w:lang w:eastAsia="en-IN"/>
        </w:rPr>
        <w:t xml:space="preserve"> KOPS_CLUSTER_NAME=javahome.in</w:t>
      </w:r>
    </w:p>
    <w:p w14:paraId="709AD585"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D73A49"/>
          <w:sz w:val="20"/>
          <w:szCs w:val="20"/>
          <w:lang w:eastAsia="en-IN"/>
        </w:rPr>
        <w:t>export</w:t>
      </w:r>
      <w:r w:rsidRPr="007023E2">
        <w:rPr>
          <w:rFonts w:ascii="Consolas" w:eastAsia="Times New Roman" w:hAnsi="Consolas" w:cs="Courier New"/>
          <w:color w:val="24292E"/>
          <w:sz w:val="20"/>
          <w:szCs w:val="20"/>
          <w:lang w:eastAsia="en-IN"/>
        </w:rPr>
        <w:t xml:space="preserve"> KOPS_STATE_STORE=s3://javahome.in.k8s</w:t>
      </w:r>
    </w:p>
    <w:p w14:paraId="7EFE4E51" w14:textId="77777777" w:rsidR="007023E2" w:rsidRPr="007023E2" w:rsidRDefault="007023E2" w:rsidP="007023E2">
      <w:pPr>
        <w:shd w:val="clear" w:color="auto" w:fill="FFFFFF"/>
        <w:spacing w:after="240"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Then running command to reflect variables added to .bashrc</w:t>
      </w:r>
    </w:p>
    <w:p w14:paraId="7D0F7521"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7023E2">
        <w:rPr>
          <w:rFonts w:ascii="Consolas" w:eastAsia="Times New Roman" w:hAnsi="Consolas" w:cs="Courier New"/>
          <w:color w:val="24292E"/>
          <w:sz w:val="20"/>
          <w:szCs w:val="20"/>
          <w:bdr w:val="none" w:sz="0" w:space="0" w:color="auto" w:frame="1"/>
          <w:lang w:eastAsia="en-IN"/>
        </w:rPr>
        <w:tab/>
        <w:t>source ~/.bashrc</w:t>
      </w:r>
    </w:p>
    <w:p w14:paraId="550D6EFE"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8. Create ssh key pair</w:t>
      </w:r>
    </w:p>
    <w:p w14:paraId="7F67F7C9" w14:textId="77777777" w:rsidR="007023E2" w:rsidRPr="007023E2" w:rsidRDefault="007023E2" w:rsidP="007023E2">
      <w:pPr>
        <w:shd w:val="clear" w:color="auto" w:fill="FFFFFF"/>
        <w:spacing w:after="240"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This keypair is used for ssh into kubernetes cluster</w:t>
      </w:r>
    </w:p>
    <w:p w14:paraId="5299E157"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ssh-keygen</w:t>
      </w:r>
    </w:p>
    <w:p w14:paraId="7466A23D"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9. Create a Kubernetes cluster definition.</w:t>
      </w:r>
    </w:p>
    <w:p w14:paraId="206B03FC"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kops create cluster \</w:t>
      </w:r>
    </w:p>
    <w:p w14:paraId="44849DE8"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--state=${KOPS_STATE_STORE} \</w:t>
      </w:r>
    </w:p>
    <w:p w14:paraId="2EAAB270"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--node-count=2 \</w:t>
      </w:r>
    </w:p>
    <w:p w14:paraId="658C2E67"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--master-size=t2.micro \</w:t>
      </w:r>
    </w:p>
    <w:p w14:paraId="4DDD1CB4"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--node-size=t2.micro \</w:t>
      </w:r>
    </w:p>
    <w:p w14:paraId="36A305D3"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--zones=ap-south-1a,ap-south-1b \</w:t>
      </w:r>
    </w:p>
    <w:p w14:paraId="272340BA"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--name=${KOPS_CLUSTER_NAME} \</w:t>
      </w:r>
    </w:p>
    <w:p w14:paraId="0E76E794"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--dns private \</w:t>
      </w:r>
    </w:p>
    <w:p w14:paraId="029EE19A"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--master-count 1</w:t>
      </w:r>
    </w:p>
    <w:p w14:paraId="24417357"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lastRenderedPageBreak/>
        <w:t>10. Create kubernetes cluster</w:t>
      </w:r>
    </w:p>
    <w:p w14:paraId="7DF29264"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kops update cluster --yes</w:t>
      </w:r>
    </w:p>
    <w:p w14:paraId="5DE7099A" w14:textId="77777777" w:rsidR="007023E2" w:rsidRPr="007023E2" w:rsidRDefault="007023E2" w:rsidP="007023E2">
      <w:pPr>
        <w:shd w:val="clear" w:color="auto" w:fill="FFFFFF"/>
        <w:spacing w:after="240"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Above command may take some time to create the required infrastructure resources on AWS. Execute the validate command to check its status and wait until the cluster becomes ready</w:t>
      </w:r>
    </w:p>
    <w:p w14:paraId="03683BC8"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kops validate cluster</w:t>
      </w:r>
    </w:p>
    <w:p w14:paraId="50CA0B2C" w14:textId="77777777" w:rsidR="007023E2" w:rsidRPr="007023E2" w:rsidRDefault="007023E2" w:rsidP="007023E2">
      <w:pPr>
        <w:shd w:val="clear" w:color="auto" w:fill="FFFFFF"/>
        <w:spacing w:after="240" w:line="240" w:lineRule="auto"/>
        <w:rPr>
          <w:rFonts w:ascii="Segoe UI" w:eastAsia="Times New Roman" w:hAnsi="Segoe UI" w:cs="Segoe UI"/>
          <w:color w:val="24292E"/>
          <w:sz w:val="24"/>
          <w:szCs w:val="24"/>
          <w:lang w:eastAsia="en-IN"/>
        </w:rPr>
      </w:pPr>
      <w:r w:rsidRPr="007023E2">
        <w:rPr>
          <w:rFonts w:ascii="Segoe UI" w:eastAsia="Times New Roman" w:hAnsi="Segoe UI" w:cs="Segoe UI"/>
          <w:color w:val="24292E"/>
          <w:sz w:val="24"/>
          <w:szCs w:val="24"/>
          <w:lang w:eastAsia="en-IN"/>
        </w:rPr>
        <w:t>For the above above command, you might see validation failed error initially when you create cluster and it is expected behaviour, you have to wait for some more time and check again.</w:t>
      </w:r>
    </w:p>
    <w:p w14:paraId="721B7491" w14:textId="77777777" w:rsidR="007023E2" w:rsidRPr="007023E2" w:rsidRDefault="007023E2" w:rsidP="007023E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7023E2">
        <w:rPr>
          <w:rFonts w:ascii="Segoe UI" w:eastAsia="Times New Roman" w:hAnsi="Segoe UI" w:cs="Segoe UI"/>
          <w:b/>
          <w:bCs/>
          <w:color w:val="24292E"/>
          <w:sz w:val="30"/>
          <w:szCs w:val="30"/>
          <w:lang w:eastAsia="en-IN"/>
        </w:rPr>
        <w:t>11. To connect to the master</w:t>
      </w:r>
    </w:p>
    <w:p w14:paraId="2253D9DC" w14:textId="77777777"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ssh admin@api.javahome.in</w:t>
      </w:r>
    </w:p>
    <w:p w14:paraId="05D99814" w14:textId="77777777" w:rsidR="007023E2" w:rsidRPr="007023E2" w:rsidRDefault="007023E2" w:rsidP="007023E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rPr>
      </w:pPr>
      <w:r w:rsidRPr="007023E2">
        <w:rPr>
          <w:rFonts w:ascii="Segoe UI" w:eastAsia="Times New Roman" w:hAnsi="Segoe UI" w:cs="Segoe UI"/>
          <w:b/>
          <w:bCs/>
          <w:color w:val="24292E"/>
          <w:kern w:val="36"/>
          <w:sz w:val="48"/>
          <w:szCs w:val="48"/>
          <w:lang w:eastAsia="en-IN"/>
        </w:rPr>
        <w:t>Destroy the kubernetes cluster</w:t>
      </w:r>
    </w:p>
    <w:p w14:paraId="4E0019A0" w14:textId="370C40E3" w:rsidR="007023E2" w:rsidRPr="007023E2" w:rsidRDefault="007023E2" w:rsidP="007023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7023E2">
        <w:rPr>
          <w:rFonts w:ascii="Consolas" w:eastAsia="Times New Roman" w:hAnsi="Consolas" w:cs="Courier New"/>
          <w:color w:val="24292E"/>
          <w:sz w:val="20"/>
          <w:szCs w:val="20"/>
          <w:lang w:eastAsia="en-IN"/>
        </w:rPr>
        <w:t>kops delete cluster  --yes</w:t>
      </w:r>
      <w:r>
        <w:rPr>
          <w:rFonts w:ascii="Consolas" w:eastAsia="Times New Roman" w:hAnsi="Consolas" w:cs="Courier New"/>
          <w:color w:val="24292E"/>
          <w:sz w:val="20"/>
          <w:szCs w:val="20"/>
          <w:lang w:eastAsia="en-IN"/>
        </w:rPr>
        <w:t xml:space="preserve">     </w:t>
      </w:r>
      <w:r>
        <w:rPr>
          <w:b/>
          <w:bCs/>
          <w:noProof/>
          <w:sz w:val="52"/>
          <w:szCs w:val="52"/>
        </w:rPr>
        <w:t>]</w:t>
      </w:r>
    </w:p>
    <w:p w14:paraId="5A2E4139" w14:textId="62B8DC77" w:rsidR="00DF09FC" w:rsidRDefault="00DF09FC" w:rsidP="007605CA">
      <w:pPr>
        <w:rPr>
          <w:noProof/>
          <w:sz w:val="24"/>
          <w:szCs w:val="24"/>
        </w:rPr>
      </w:pPr>
    </w:p>
    <w:p w14:paraId="68EEBB10" w14:textId="08BCFA2B" w:rsidR="00023A72" w:rsidRPr="00023A72" w:rsidRDefault="00023A72" w:rsidP="007605CA">
      <w:pPr>
        <w:rPr>
          <w:b/>
          <w:bCs/>
          <w:noProof/>
          <w:sz w:val="24"/>
          <w:szCs w:val="24"/>
        </w:rPr>
      </w:pPr>
      <w:r w:rsidRPr="00023A72">
        <w:rPr>
          <w:b/>
          <w:bCs/>
          <w:noProof/>
          <w:sz w:val="24"/>
          <w:szCs w:val="24"/>
        </w:rPr>
        <w:t>Refer to the below link also</w:t>
      </w:r>
    </w:p>
    <w:p w14:paraId="00AA8A58" w14:textId="4BFA7B83" w:rsidR="00023A72" w:rsidRDefault="0074039A" w:rsidP="007605CA">
      <w:pPr>
        <w:pBdr>
          <w:bottom w:val="single" w:sz="6" w:space="1" w:color="auto"/>
        </w:pBdr>
        <w:rPr>
          <w:noProof/>
          <w:sz w:val="24"/>
          <w:szCs w:val="24"/>
        </w:rPr>
      </w:pPr>
      <w:r>
        <w:rPr>
          <w:noProof/>
          <w:sz w:val="24"/>
          <w:szCs w:val="24"/>
        </w:rPr>
        <w:t>(</w:t>
      </w:r>
      <w:hyperlink r:id="rId28" w:history="1">
        <w:r w:rsidRPr="00047D39">
          <w:rPr>
            <w:rStyle w:val="Hyperlink"/>
            <w:noProof/>
            <w:sz w:val="24"/>
            <w:szCs w:val="24"/>
          </w:rPr>
          <w:t>https://github.com/kubernetes/kops/blob/master/docs/terraform.md</w:t>
        </w:r>
      </w:hyperlink>
      <w:r>
        <w:rPr>
          <w:noProof/>
          <w:sz w:val="24"/>
          <w:szCs w:val="24"/>
        </w:rPr>
        <w:t>)</w:t>
      </w:r>
    </w:p>
    <w:p w14:paraId="63613FEE" w14:textId="77777777" w:rsidR="00130380" w:rsidRDefault="00130380" w:rsidP="007605CA">
      <w:pPr>
        <w:pBdr>
          <w:bottom w:val="single" w:sz="6" w:space="1" w:color="auto"/>
        </w:pBdr>
        <w:rPr>
          <w:noProof/>
          <w:sz w:val="24"/>
          <w:szCs w:val="24"/>
        </w:rPr>
      </w:pPr>
    </w:p>
    <w:p w14:paraId="3909E748" w14:textId="77777777" w:rsidR="00130380" w:rsidRDefault="00130380" w:rsidP="007605CA">
      <w:pPr>
        <w:rPr>
          <w:noProof/>
          <w:sz w:val="24"/>
          <w:szCs w:val="24"/>
        </w:rPr>
      </w:pPr>
    </w:p>
    <w:p w14:paraId="00C0E8FC" w14:textId="25B40A98" w:rsidR="00130380" w:rsidRPr="00130380" w:rsidRDefault="00130380" w:rsidP="007605CA">
      <w:pPr>
        <w:rPr>
          <w:b/>
          <w:bCs/>
          <w:noProof/>
          <w:sz w:val="24"/>
          <w:szCs w:val="24"/>
          <w:u w:val="single"/>
        </w:rPr>
      </w:pPr>
      <w:r w:rsidRPr="00130380">
        <w:rPr>
          <w:b/>
          <w:bCs/>
          <w:noProof/>
          <w:sz w:val="24"/>
          <w:szCs w:val="24"/>
          <w:u w:val="single"/>
        </w:rPr>
        <w:t>11-11-19</w:t>
      </w:r>
    </w:p>
    <w:p w14:paraId="1626EB35" w14:textId="140E6B09" w:rsidR="00130380" w:rsidRDefault="00130380" w:rsidP="007605CA">
      <w:pPr>
        <w:rPr>
          <w:noProof/>
          <w:sz w:val="24"/>
          <w:szCs w:val="24"/>
        </w:rPr>
      </w:pPr>
      <w:r>
        <w:rPr>
          <w:noProof/>
          <w:sz w:val="24"/>
          <w:szCs w:val="24"/>
        </w:rPr>
        <w:t>Kubernetes pod :-</w:t>
      </w:r>
    </w:p>
    <w:p w14:paraId="3903F1E5" w14:textId="4164ED24" w:rsidR="00130380" w:rsidRPr="00130380" w:rsidRDefault="00130380" w:rsidP="00130380">
      <w:pPr>
        <w:pStyle w:val="ListParagraph"/>
        <w:numPr>
          <w:ilvl w:val="0"/>
          <w:numId w:val="1"/>
        </w:numPr>
        <w:rPr>
          <w:noProof/>
          <w:sz w:val="24"/>
          <w:szCs w:val="24"/>
        </w:rPr>
      </w:pPr>
      <w:r w:rsidRPr="00130380">
        <w:rPr>
          <w:noProof/>
          <w:sz w:val="24"/>
          <w:szCs w:val="24"/>
        </w:rPr>
        <w:t>Po</w:t>
      </w:r>
      <w:r>
        <w:rPr>
          <w:noProof/>
          <w:sz w:val="24"/>
          <w:szCs w:val="24"/>
        </w:rPr>
        <w:t>d</w:t>
      </w:r>
      <w:r w:rsidRPr="00130380">
        <w:rPr>
          <w:noProof/>
          <w:sz w:val="24"/>
          <w:szCs w:val="24"/>
        </w:rPr>
        <w:t xml:space="preserve"> is atomic unit of deployment </w:t>
      </w:r>
    </w:p>
    <w:p w14:paraId="7A5D834D" w14:textId="1CDDC443" w:rsidR="0074039A" w:rsidRDefault="00130380" w:rsidP="00130380">
      <w:pPr>
        <w:pStyle w:val="ListParagraph"/>
        <w:numPr>
          <w:ilvl w:val="0"/>
          <w:numId w:val="1"/>
        </w:numPr>
        <w:rPr>
          <w:noProof/>
          <w:sz w:val="24"/>
          <w:szCs w:val="24"/>
        </w:rPr>
      </w:pPr>
      <w:r>
        <w:rPr>
          <w:noProof/>
          <w:sz w:val="24"/>
          <w:szCs w:val="24"/>
        </w:rPr>
        <w:t>To deploy any app in to kubernates we atleast need a pod</w:t>
      </w:r>
    </w:p>
    <w:p w14:paraId="02BF0992" w14:textId="30EA4210" w:rsidR="00130380" w:rsidRDefault="00130380" w:rsidP="00130380">
      <w:pPr>
        <w:pStyle w:val="ListParagraph"/>
        <w:numPr>
          <w:ilvl w:val="0"/>
          <w:numId w:val="1"/>
        </w:numPr>
        <w:rPr>
          <w:noProof/>
          <w:sz w:val="24"/>
          <w:szCs w:val="24"/>
        </w:rPr>
      </w:pPr>
      <w:r>
        <w:rPr>
          <w:noProof/>
          <w:sz w:val="24"/>
          <w:szCs w:val="24"/>
        </w:rPr>
        <w:t>Inside a pod we can have one or more containers</w:t>
      </w:r>
    </w:p>
    <w:p w14:paraId="25F52A5E" w14:textId="61C338CD" w:rsidR="00130380" w:rsidRDefault="00130380" w:rsidP="00130380">
      <w:pPr>
        <w:rPr>
          <w:noProof/>
          <w:sz w:val="24"/>
          <w:szCs w:val="24"/>
        </w:rPr>
      </w:pPr>
      <w:r>
        <w:rPr>
          <w:noProof/>
          <w:sz w:val="24"/>
          <w:szCs w:val="24"/>
        </w:rPr>
        <w:t>If you have a scenario where couple of containers needs to be deployed together and to be destroyed together then keep it in a single pod.</w:t>
      </w:r>
    </w:p>
    <w:p w14:paraId="1966F64E" w14:textId="1E03BC0B" w:rsidR="00DE47CA" w:rsidRDefault="00DE47CA" w:rsidP="00130380">
      <w:pPr>
        <w:rPr>
          <w:noProof/>
          <w:sz w:val="24"/>
          <w:szCs w:val="24"/>
        </w:rPr>
      </w:pPr>
    </w:p>
    <w:p w14:paraId="1051C432" w14:textId="154690FD" w:rsidR="00DE47CA" w:rsidRDefault="00DE47CA" w:rsidP="00130380">
      <w:pPr>
        <w:rPr>
          <w:noProof/>
          <w:sz w:val="24"/>
          <w:szCs w:val="24"/>
        </w:rPr>
      </w:pPr>
      <w:r>
        <w:rPr>
          <w:noProof/>
        </w:rPr>
        <w:lastRenderedPageBreak/>
        <w:drawing>
          <wp:inline distT="0" distB="0" distL="0" distR="0" wp14:anchorId="4F34E4EB" wp14:editId="77EC1D51">
            <wp:extent cx="3276600" cy="167169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9488" cy="1673171"/>
                    </a:xfrm>
                    <a:prstGeom prst="rect">
                      <a:avLst/>
                    </a:prstGeom>
                  </pic:spPr>
                </pic:pic>
              </a:graphicData>
            </a:graphic>
          </wp:inline>
        </w:drawing>
      </w:r>
    </w:p>
    <w:p w14:paraId="10BB0356" w14:textId="7066B8BB" w:rsidR="00130380" w:rsidRPr="00130380" w:rsidRDefault="00130380" w:rsidP="00130380">
      <w:pPr>
        <w:rPr>
          <w:noProof/>
          <w:sz w:val="24"/>
          <w:szCs w:val="24"/>
        </w:rPr>
      </w:pPr>
      <w:r>
        <w:rPr>
          <w:noProof/>
          <w:sz w:val="24"/>
          <w:szCs w:val="24"/>
        </w:rPr>
        <w:t>Kubernates pod will have its own ip adress.</w:t>
      </w:r>
    </w:p>
    <w:p w14:paraId="3B44B530" w14:textId="3BA71F06" w:rsidR="00254389" w:rsidRDefault="00DE47CA" w:rsidP="007605CA">
      <w:pPr>
        <w:rPr>
          <w:noProof/>
          <w:sz w:val="24"/>
          <w:szCs w:val="24"/>
        </w:rPr>
      </w:pPr>
      <w:r>
        <w:rPr>
          <w:noProof/>
          <w:sz w:val="24"/>
          <w:szCs w:val="24"/>
        </w:rPr>
        <w:t>Its also called as cluster IP ,any where with in that cluster it is acessable.</w:t>
      </w:r>
    </w:p>
    <w:p w14:paraId="16F80C63" w14:textId="58060795" w:rsidR="000858A7" w:rsidRDefault="000858A7" w:rsidP="007605CA">
      <w:pPr>
        <w:rPr>
          <w:noProof/>
          <w:sz w:val="24"/>
          <w:szCs w:val="24"/>
        </w:rPr>
      </w:pPr>
      <w:r>
        <w:rPr>
          <w:noProof/>
          <w:sz w:val="24"/>
          <w:szCs w:val="24"/>
        </w:rPr>
        <w:t xml:space="preserve">Containers on a pod can talk to each other using local host , </w:t>
      </w:r>
      <w:r w:rsidR="00DE47CA">
        <w:rPr>
          <w:noProof/>
          <w:sz w:val="24"/>
          <w:szCs w:val="24"/>
        </w:rPr>
        <w:t>If container1 wants to    talk to c</w:t>
      </w:r>
      <w:r w:rsidR="00CD1F80">
        <w:rPr>
          <w:noProof/>
          <w:sz w:val="24"/>
          <w:szCs w:val="24"/>
        </w:rPr>
        <w:t>o</w:t>
      </w:r>
      <w:r w:rsidR="00DE47CA">
        <w:rPr>
          <w:noProof/>
          <w:sz w:val="24"/>
          <w:szCs w:val="24"/>
        </w:rPr>
        <w:t xml:space="preserve">ntainer2 </w:t>
      </w:r>
      <w:r>
        <w:rPr>
          <w:noProof/>
          <w:sz w:val="24"/>
          <w:szCs w:val="24"/>
        </w:rPr>
        <w:t>by</w:t>
      </w:r>
      <w:r w:rsidR="00DE47CA">
        <w:rPr>
          <w:noProof/>
          <w:sz w:val="24"/>
          <w:szCs w:val="24"/>
        </w:rPr>
        <w:t xml:space="preserve"> local host</w:t>
      </w:r>
      <w:r>
        <w:rPr>
          <w:noProof/>
          <w:sz w:val="24"/>
          <w:szCs w:val="24"/>
        </w:rPr>
        <w:t>.</w:t>
      </w:r>
    </w:p>
    <w:p w14:paraId="7A5DBEF5" w14:textId="0450AD49" w:rsidR="00CD1F80" w:rsidRDefault="00CD1F80" w:rsidP="007605CA">
      <w:pPr>
        <w:rPr>
          <w:b/>
          <w:bCs/>
          <w:noProof/>
          <w:sz w:val="24"/>
          <w:szCs w:val="24"/>
        </w:rPr>
      </w:pPr>
      <w:r w:rsidRPr="00CD1F80">
        <w:rPr>
          <w:b/>
          <w:bCs/>
          <w:noProof/>
          <w:sz w:val="24"/>
          <w:szCs w:val="24"/>
        </w:rPr>
        <w:t>Deployng our 1</w:t>
      </w:r>
      <w:r w:rsidRPr="00CD1F80">
        <w:rPr>
          <w:b/>
          <w:bCs/>
          <w:noProof/>
          <w:sz w:val="24"/>
          <w:szCs w:val="24"/>
          <w:vertAlign w:val="superscript"/>
        </w:rPr>
        <w:t>st</w:t>
      </w:r>
      <w:r w:rsidRPr="00CD1F80">
        <w:rPr>
          <w:b/>
          <w:bCs/>
          <w:noProof/>
          <w:sz w:val="24"/>
          <w:szCs w:val="24"/>
        </w:rPr>
        <w:t xml:space="preserve"> pod in kubernates cluster</w:t>
      </w:r>
      <w:r>
        <w:rPr>
          <w:b/>
          <w:bCs/>
          <w:noProof/>
          <w:sz w:val="24"/>
          <w:szCs w:val="24"/>
        </w:rPr>
        <w:t>:</w:t>
      </w:r>
    </w:p>
    <w:p w14:paraId="26148730" w14:textId="18FB41A6" w:rsidR="00CD1F80" w:rsidRDefault="00CD1F80" w:rsidP="007605CA">
      <w:pPr>
        <w:rPr>
          <w:noProof/>
          <w:sz w:val="24"/>
          <w:szCs w:val="24"/>
        </w:rPr>
      </w:pPr>
      <w:r>
        <w:rPr>
          <w:noProof/>
          <w:sz w:val="24"/>
          <w:szCs w:val="24"/>
        </w:rPr>
        <w:t>We can rqst kubernates cluster to create a pod</w:t>
      </w:r>
    </w:p>
    <w:p w14:paraId="7A122B4F" w14:textId="5DB71D27" w:rsidR="00CD1F80" w:rsidRDefault="00CD1F80" w:rsidP="00CD1F80">
      <w:pPr>
        <w:pStyle w:val="ListParagraph"/>
        <w:numPr>
          <w:ilvl w:val="0"/>
          <w:numId w:val="1"/>
        </w:numPr>
        <w:rPr>
          <w:noProof/>
          <w:sz w:val="24"/>
          <w:szCs w:val="24"/>
        </w:rPr>
      </w:pPr>
      <w:r>
        <w:rPr>
          <w:noProof/>
          <w:sz w:val="24"/>
          <w:szCs w:val="24"/>
        </w:rPr>
        <w:t xml:space="preserve">Using a command </w:t>
      </w:r>
    </w:p>
    <w:p w14:paraId="4031237C" w14:textId="495A9E21" w:rsidR="00CD1F80" w:rsidRDefault="00CD1F80" w:rsidP="00CD1F80">
      <w:pPr>
        <w:pStyle w:val="ListParagraph"/>
        <w:numPr>
          <w:ilvl w:val="0"/>
          <w:numId w:val="1"/>
        </w:numPr>
        <w:rPr>
          <w:noProof/>
          <w:sz w:val="24"/>
          <w:szCs w:val="24"/>
        </w:rPr>
      </w:pPr>
      <w:r>
        <w:rPr>
          <w:noProof/>
          <w:sz w:val="24"/>
          <w:szCs w:val="24"/>
        </w:rPr>
        <w:t>Write a Yaml document where we describe all the details about our POD.</w:t>
      </w:r>
    </w:p>
    <w:p w14:paraId="34713054" w14:textId="0398B3B6" w:rsidR="00CD1F80" w:rsidRPr="00167BBB" w:rsidRDefault="00167BBB" w:rsidP="00CD1F80">
      <w:pPr>
        <w:pStyle w:val="ListParagraph"/>
        <w:numPr>
          <w:ilvl w:val="0"/>
          <w:numId w:val="1"/>
        </w:numPr>
        <w:rPr>
          <w:b/>
          <w:bCs/>
          <w:noProof/>
          <w:sz w:val="24"/>
          <w:szCs w:val="24"/>
        </w:rPr>
      </w:pPr>
      <w:r w:rsidRPr="00167BBB">
        <w:rPr>
          <w:b/>
          <w:bCs/>
          <w:noProof/>
          <w:sz w:val="24"/>
          <w:szCs w:val="24"/>
        </w:rPr>
        <w:t>Kubectl create -l https://github.com/javahometech/kubernetes.git</w:t>
      </w:r>
    </w:p>
    <w:p w14:paraId="78BDE11F" w14:textId="2A7F468E" w:rsidR="00167BBB" w:rsidRDefault="00167BBB" w:rsidP="00CD1F80">
      <w:pPr>
        <w:pStyle w:val="ListParagraph"/>
        <w:numPr>
          <w:ilvl w:val="0"/>
          <w:numId w:val="1"/>
        </w:numPr>
        <w:rPr>
          <w:b/>
          <w:bCs/>
          <w:noProof/>
          <w:sz w:val="24"/>
          <w:szCs w:val="24"/>
        </w:rPr>
      </w:pPr>
      <w:r w:rsidRPr="00167BBB">
        <w:rPr>
          <w:b/>
          <w:bCs/>
          <w:noProof/>
          <w:sz w:val="24"/>
          <w:szCs w:val="24"/>
        </w:rPr>
        <w:t>Kubectl get pods</w:t>
      </w:r>
    </w:p>
    <w:p w14:paraId="6FC27A25" w14:textId="20901FAB" w:rsidR="004E6886" w:rsidRDefault="004E6886" w:rsidP="004E6886">
      <w:pPr>
        <w:ind w:left="360"/>
        <w:rPr>
          <w:noProof/>
          <w:sz w:val="24"/>
          <w:szCs w:val="24"/>
        </w:rPr>
      </w:pPr>
      <w:r>
        <w:rPr>
          <w:b/>
          <w:bCs/>
          <w:noProof/>
          <w:sz w:val="24"/>
          <w:szCs w:val="24"/>
        </w:rPr>
        <w:t xml:space="preserve">By </w:t>
      </w:r>
      <w:r>
        <w:rPr>
          <w:noProof/>
          <w:sz w:val="24"/>
          <w:szCs w:val="24"/>
        </w:rPr>
        <w:t xml:space="preserve"> defaults pods are not exposed to the internet but I want to test this within the cluster</w:t>
      </w:r>
    </w:p>
    <w:p w14:paraId="541B99F8" w14:textId="4C7B3187" w:rsidR="004E6886" w:rsidRDefault="004E6886" w:rsidP="004E6886">
      <w:pPr>
        <w:ind w:left="360"/>
        <w:rPr>
          <w:b/>
          <w:bCs/>
          <w:noProof/>
          <w:sz w:val="24"/>
          <w:szCs w:val="24"/>
        </w:rPr>
      </w:pPr>
      <w:r>
        <w:rPr>
          <w:b/>
          <w:bCs/>
          <w:noProof/>
          <w:sz w:val="24"/>
          <w:szCs w:val="24"/>
        </w:rPr>
        <w:t xml:space="preserve">Ssh </w:t>
      </w:r>
      <w:hyperlink r:id="rId30" w:history="1">
        <w:r w:rsidR="003F1877" w:rsidRPr="00B77663">
          <w:rPr>
            <w:rStyle w:val="Hyperlink"/>
            <w:b/>
            <w:bCs/>
            <w:noProof/>
            <w:sz w:val="24"/>
            <w:szCs w:val="24"/>
          </w:rPr>
          <w:t>admin@api.javahome.in</w:t>
        </w:r>
      </w:hyperlink>
    </w:p>
    <w:p w14:paraId="2D27E329" w14:textId="6E425609" w:rsidR="003F1877" w:rsidRDefault="003F1877" w:rsidP="004E6886">
      <w:pPr>
        <w:ind w:left="360"/>
        <w:rPr>
          <w:b/>
          <w:bCs/>
          <w:noProof/>
          <w:sz w:val="24"/>
          <w:szCs w:val="24"/>
        </w:rPr>
      </w:pPr>
    </w:p>
    <w:p w14:paraId="01EB95AD" w14:textId="6A5FA94E" w:rsidR="003F1877" w:rsidRDefault="003F1877" w:rsidP="004E6886">
      <w:pPr>
        <w:ind w:left="360"/>
        <w:rPr>
          <w:b/>
          <w:bCs/>
          <w:noProof/>
          <w:sz w:val="24"/>
          <w:szCs w:val="24"/>
        </w:rPr>
      </w:pPr>
      <w:r>
        <w:rPr>
          <w:b/>
          <w:bCs/>
          <w:noProof/>
          <w:sz w:val="24"/>
          <w:szCs w:val="24"/>
        </w:rPr>
        <w:t>Refer to document [</w:t>
      </w:r>
      <w:hyperlink r:id="rId31" w:history="1">
        <w:r>
          <w:rPr>
            <w:rStyle w:val="Hyperlink"/>
          </w:rPr>
          <w:t>https://github.com/javahometech/kubernetes/tree/master/pods</w:t>
        </w:r>
      </w:hyperlink>
      <w:r>
        <w:t>]</w:t>
      </w:r>
    </w:p>
    <w:p w14:paraId="38C5836C" w14:textId="46E6E066" w:rsidR="003F1877" w:rsidRDefault="003F1877" w:rsidP="004E6886">
      <w:pPr>
        <w:ind w:left="360"/>
        <w:rPr>
          <w:b/>
          <w:bCs/>
          <w:noProof/>
          <w:sz w:val="24"/>
          <w:szCs w:val="24"/>
        </w:rPr>
      </w:pPr>
      <w:r>
        <w:rPr>
          <w:b/>
          <w:bCs/>
          <w:noProof/>
          <w:sz w:val="24"/>
          <w:szCs w:val="24"/>
        </w:rPr>
        <w:t>Login or ssh in to master from kops machine</w:t>
      </w:r>
    </w:p>
    <w:p w14:paraId="6ED2A38E" w14:textId="223B8777" w:rsidR="003F1877" w:rsidRDefault="003F1877" w:rsidP="004E6886">
      <w:pPr>
        <w:ind w:left="360"/>
        <w:rPr>
          <w:b/>
          <w:bCs/>
          <w:noProof/>
          <w:sz w:val="24"/>
          <w:szCs w:val="24"/>
        </w:rPr>
      </w:pPr>
      <w:r>
        <w:rPr>
          <w:b/>
          <w:bCs/>
          <w:noProof/>
          <w:sz w:val="24"/>
          <w:szCs w:val="24"/>
        </w:rPr>
        <w:t xml:space="preserve">Curl </w:t>
      </w:r>
      <w:hyperlink r:id="rId32" w:history="1">
        <w:r w:rsidRPr="00B77663">
          <w:rPr>
            <w:rStyle w:val="Hyperlink"/>
            <w:b/>
            <w:bCs/>
            <w:noProof/>
            <w:sz w:val="24"/>
            <w:szCs w:val="24"/>
          </w:rPr>
          <w:t>http://100.96.2.3:8080</w:t>
        </w:r>
      </w:hyperlink>
      <w:r>
        <w:rPr>
          <w:b/>
          <w:bCs/>
          <w:noProof/>
          <w:sz w:val="24"/>
          <w:szCs w:val="24"/>
        </w:rPr>
        <w:t xml:space="preserve"> – to send http reqst</w:t>
      </w:r>
    </w:p>
    <w:p w14:paraId="60C8B4F9" w14:textId="72EEFB16" w:rsidR="003F1877" w:rsidRDefault="003F1877" w:rsidP="004E6886">
      <w:pPr>
        <w:ind w:left="360"/>
        <w:rPr>
          <w:b/>
          <w:bCs/>
          <w:noProof/>
          <w:sz w:val="24"/>
          <w:szCs w:val="24"/>
        </w:rPr>
      </w:pPr>
      <w:r>
        <w:rPr>
          <w:b/>
          <w:bCs/>
          <w:noProof/>
          <w:sz w:val="24"/>
          <w:szCs w:val="24"/>
        </w:rPr>
        <w:t>I want to expose this pot to internet</w:t>
      </w:r>
    </w:p>
    <w:p w14:paraId="55236E75" w14:textId="07963FCB" w:rsidR="003F1877" w:rsidRDefault="003F1877" w:rsidP="004E6886">
      <w:pPr>
        <w:ind w:left="360"/>
        <w:rPr>
          <w:b/>
          <w:bCs/>
          <w:noProof/>
          <w:sz w:val="24"/>
          <w:szCs w:val="24"/>
        </w:rPr>
      </w:pPr>
      <w:r>
        <w:rPr>
          <w:b/>
          <w:bCs/>
          <w:noProof/>
          <w:sz w:val="24"/>
          <w:szCs w:val="24"/>
        </w:rPr>
        <w:t>Kubectl expose pods/nodeapp –type=”</w:t>
      </w:r>
      <w:r w:rsidR="009C7669">
        <w:rPr>
          <w:b/>
          <w:bCs/>
          <w:noProof/>
          <w:sz w:val="24"/>
          <w:szCs w:val="24"/>
        </w:rPr>
        <w:t>N</w:t>
      </w:r>
      <w:r>
        <w:rPr>
          <w:b/>
          <w:bCs/>
          <w:noProof/>
          <w:sz w:val="24"/>
          <w:szCs w:val="24"/>
        </w:rPr>
        <w:t>ode</w:t>
      </w:r>
      <w:r w:rsidR="009C7669">
        <w:rPr>
          <w:b/>
          <w:bCs/>
          <w:noProof/>
          <w:sz w:val="24"/>
          <w:szCs w:val="24"/>
        </w:rPr>
        <w:t>Port” --port8080</w:t>
      </w:r>
    </w:p>
    <w:p w14:paraId="2A19F88F" w14:textId="76609B63" w:rsidR="009C7669" w:rsidRDefault="009C7669" w:rsidP="004E6886">
      <w:pPr>
        <w:ind w:left="360"/>
        <w:rPr>
          <w:b/>
          <w:bCs/>
          <w:noProof/>
          <w:sz w:val="24"/>
          <w:szCs w:val="24"/>
        </w:rPr>
      </w:pPr>
      <w:r>
        <w:rPr>
          <w:b/>
          <w:bCs/>
          <w:noProof/>
          <w:sz w:val="24"/>
          <w:szCs w:val="24"/>
        </w:rPr>
        <w:t>Kubectl get service</w:t>
      </w:r>
    </w:p>
    <w:p w14:paraId="73362CF5" w14:textId="61B6F796" w:rsidR="009C7669" w:rsidRDefault="009C7669" w:rsidP="004E6886">
      <w:pPr>
        <w:ind w:left="360"/>
        <w:rPr>
          <w:b/>
          <w:bCs/>
          <w:noProof/>
          <w:sz w:val="24"/>
          <w:szCs w:val="24"/>
        </w:rPr>
      </w:pPr>
    </w:p>
    <w:p w14:paraId="434514F3" w14:textId="1E6FF984" w:rsidR="009C7669" w:rsidRDefault="009C7669" w:rsidP="004E6886">
      <w:pPr>
        <w:ind w:left="360"/>
        <w:rPr>
          <w:noProof/>
          <w:sz w:val="24"/>
          <w:szCs w:val="24"/>
        </w:rPr>
      </w:pPr>
      <w:r>
        <w:rPr>
          <w:noProof/>
          <w:sz w:val="24"/>
          <w:szCs w:val="24"/>
        </w:rPr>
        <w:t>After exposing a POD kubernetes creates a service object by allocating nodeport on every node ina  cluster,</w:t>
      </w:r>
    </w:p>
    <w:p w14:paraId="50FBADA6" w14:textId="602CBAA6" w:rsidR="009C7669" w:rsidRDefault="009C7669" w:rsidP="004E6886">
      <w:pPr>
        <w:ind w:left="360"/>
        <w:rPr>
          <w:noProof/>
          <w:sz w:val="24"/>
          <w:szCs w:val="24"/>
        </w:rPr>
      </w:pPr>
      <w:r>
        <w:rPr>
          <w:noProof/>
          <w:sz w:val="24"/>
          <w:szCs w:val="24"/>
        </w:rPr>
        <w:t>You hit any node(master or node),with node port the traffic is routed to service,and service routes traffic to POD.</w:t>
      </w:r>
    </w:p>
    <w:p w14:paraId="2F016373" w14:textId="1552E299" w:rsidR="009C7669" w:rsidRDefault="009C7669" w:rsidP="004E6886">
      <w:pPr>
        <w:ind w:left="360"/>
        <w:rPr>
          <w:noProof/>
          <w:sz w:val="24"/>
          <w:szCs w:val="24"/>
        </w:rPr>
      </w:pPr>
      <w:r>
        <w:rPr>
          <w:noProof/>
        </w:rPr>
        <w:lastRenderedPageBreak/>
        <w:drawing>
          <wp:inline distT="0" distB="0" distL="0" distR="0" wp14:anchorId="27CBC5ED" wp14:editId="3D72AAD6">
            <wp:extent cx="3511550" cy="195535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2326" cy="1955789"/>
                    </a:xfrm>
                    <a:prstGeom prst="rect">
                      <a:avLst/>
                    </a:prstGeom>
                  </pic:spPr>
                </pic:pic>
              </a:graphicData>
            </a:graphic>
          </wp:inline>
        </w:drawing>
      </w:r>
    </w:p>
    <w:p w14:paraId="4D50C8A1" w14:textId="2F2D9F55" w:rsidR="009C7669" w:rsidRDefault="009C7669" w:rsidP="004E6886">
      <w:pPr>
        <w:ind w:left="360"/>
        <w:rPr>
          <w:noProof/>
          <w:sz w:val="24"/>
          <w:szCs w:val="24"/>
        </w:rPr>
      </w:pPr>
    </w:p>
    <w:p w14:paraId="0446475D" w14:textId="1053212F" w:rsidR="009C7669" w:rsidRPr="009C7669" w:rsidRDefault="009C7669" w:rsidP="004E6886">
      <w:pPr>
        <w:ind w:left="360"/>
        <w:rPr>
          <w:noProof/>
          <w:sz w:val="24"/>
          <w:szCs w:val="24"/>
        </w:rPr>
      </w:pPr>
      <w:r>
        <w:rPr>
          <w:noProof/>
          <w:sz w:val="24"/>
          <w:szCs w:val="24"/>
        </w:rPr>
        <w:t>Here service acts like single point of contact for specific app (micro services)</w:t>
      </w:r>
    </w:p>
    <w:p w14:paraId="2FE6B75E" w14:textId="00A17110" w:rsidR="003F1877" w:rsidRDefault="003F1877" w:rsidP="004E6886">
      <w:pPr>
        <w:ind w:left="360"/>
        <w:rPr>
          <w:b/>
          <w:bCs/>
          <w:noProof/>
          <w:sz w:val="24"/>
          <w:szCs w:val="24"/>
        </w:rPr>
      </w:pPr>
    </w:p>
    <w:p w14:paraId="3A0E3675" w14:textId="77777777" w:rsidR="003F1877" w:rsidRDefault="003F1877" w:rsidP="004E6886">
      <w:pPr>
        <w:ind w:left="360"/>
        <w:rPr>
          <w:noProof/>
          <w:sz w:val="24"/>
          <w:szCs w:val="24"/>
        </w:rPr>
      </w:pPr>
    </w:p>
    <w:p w14:paraId="49550697" w14:textId="77777777" w:rsidR="004E6886" w:rsidRPr="004E6886" w:rsidRDefault="004E6886" w:rsidP="004E6886">
      <w:pPr>
        <w:ind w:left="360"/>
        <w:rPr>
          <w:noProof/>
          <w:sz w:val="24"/>
          <w:szCs w:val="24"/>
        </w:rPr>
      </w:pPr>
    </w:p>
    <w:p w14:paraId="57696F5E" w14:textId="409A8E44" w:rsidR="00CD1F80" w:rsidRPr="00CD1F80" w:rsidRDefault="00CD1F80" w:rsidP="007605CA">
      <w:pPr>
        <w:rPr>
          <w:noProof/>
          <w:sz w:val="24"/>
          <w:szCs w:val="24"/>
        </w:rPr>
      </w:pPr>
    </w:p>
    <w:p w14:paraId="33A1F7FC" w14:textId="43334E27" w:rsidR="009517BB" w:rsidRPr="0048198D" w:rsidRDefault="009517BB" w:rsidP="0048198D">
      <w:pPr>
        <w:ind w:left="360"/>
        <w:rPr>
          <w:noProof/>
          <w:sz w:val="24"/>
          <w:szCs w:val="24"/>
        </w:rPr>
      </w:pPr>
    </w:p>
    <w:p w14:paraId="318E0D96" w14:textId="77777777" w:rsidR="002D24EB" w:rsidRPr="002D24EB" w:rsidRDefault="002D24EB" w:rsidP="002D24EB">
      <w:pPr>
        <w:ind w:left="360"/>
        <w:rPr>
          <w:b/>
          <w:bCs/>
          <w:sz w:val="24"/>
          <w:szCs w:val="24"/>
        </w:rPr>
      </w:pPr>
    </w:p>
    <w:p w14:paraId="511D329F" w14:textId="7372364D" w:rsidR="002D24EB" w:rsidRPr="002D24EB" w:rsidRDefault="002D24EB" w:rsidP="00E00F20">
      <w:pPr>
        <w:ind w:left="360"/>
        <w:rPr>
          <w:b/>
          <w:bCs/>
          <w:sz w:val="24"/>
          <w:szCs w:val="24"/>
        </w:rPr>
      </w:pPr>
    </w:p>
    <w:p w14:paraId="640CE652" w14:textId="77777777" w:rsidR="008A2B04" w:rsidRPr="008A2B04" w:rsidRDefault="008A2B04" w:rsidP="00E00F20">
      <w:pPr>
        <w:ind w:left="360"/>
        <w:rPr>
          <w:sz w:val="24"/>
          <w:szCs w:val="24"/>
        </w:rPr>
      </w:pPr>
    </w:p>
    <w:p w14:paraId="4F317EF4" w14:textId="77777777" w:rsidR="008A2B04" w:rsidRPr="00FA19BA" w:rsidRDefault="008A2B04" w:rsidP="00E00F20">
      <w:pPr>
        <w:ind w:left="360"/>
      </w:pPr>
    </w:p>
    <w:p w14:paraId="59CBF655" w14:textId="77777777" w:rsidR="00E00F20" w:rsidRPr="00E00F20" w:rsidRDefault="00E00F20" w:rsidP="00E00F20">
      <w:pPr>
        <w:ind w:left="360"/>
      </w:pPr>
    </w:p>
    <w:p w14:paraId="6CC65342" w14:textId="77777777" w:rsidR="00E00F20" w:rsidRPr="00E00F20" w:rsidRDefault="00E00F20" w:rsidP="00E00F20">
      <w:pPr>
        <w:ind w:left="360"/>
        <w:rPr>
          <w:b/>
          <w:bCs/>
        </w:rPr>
      </w:pPr>
    </w:p>
    <w:p w14:paraId="0B9D3B21" w14:textId="77777777" w:rsidR="00920A01" w:rsidRPr="00F83D0C" w:rsidRDefault="00920A01" w:rsidP="00920A01">
      <w:pPr>
        <w:pStyle w:val="ListParagraph"/>
      </w:pPr>
    </w:p>
    <w:sectPr w:rsidR="00920A01" w:rsidRPr="00F83D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905C4"/>
    <w:multiLevelType w:val="hybridMultilevel"/>
    <w:tmpl w:val="D9DC8AC6"/>
    <w:lvl w:ilvl="0" w:tplc="5A2247B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7F2F5C"/>
    <w:multiLevelType w:val="multilevel"/>
    <w:tmpl w:val="4146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F41D00"/>
    <w:multiLevelType w:val="hybridMultilevel"/>
    <w:tmpl w:val="7CA084D4"/>
    <w:lvl w:ilvl="0" w:tplc="D40C5C4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64"/>
    <w:rsid w:val="00023A72"/>
    <w:rsid w:val="000359FC"/>
    <w:rsid w:val="000858A7"/>
    <w:rsid w:val="000A06D9"/>
    <w:rsid w:val="000A480A"/>
    <w:rsid w:val="000A76BF"/>
    <w:rsid w:val="000C59F6"/>
    <w:rsid w:val="000F1A3D"/>
    <w:rsid w:val="00130380"/>
    <w:rsid w:val="00137597"/>
    <w:rsid w:val="00167BBB"/>
    <w:rsid w:val="001C4624"/>
    <w:rsid w:val="001C6E20"/>
    <w:rsid w:val="00237D84"/>
    <w:rsid w:val="00254389"/>
    <w:rsid w:val="00296D79"/>
    <w:rsid w:val="002D24EB"/>
    <w:rsid w:val="003831A7"/>
    <w:rsid w:val="003A2A9C"/>
    <w:rsid w:val="003F1877"/>
    <w:rsid w:val="00455CF6"/>
    <w:rsid w:val="004807F9"/>
    <w:rsid w:val="0048198D"/>
    <w:rsid w:val="004C06CB"/>
    <w:rsid w:val="004E6886"/>
    <w:rsid w:val="00533943"/>
    <w:rsid w:val="0057326D"/>
    <w:rsid w:val="00603D7B"/>
    <w:rsid w:val="00641D91"/>
    <w:rsid w:val="006A029D"/>
    <w:rsid w:val="006F4364"/>
    <w:rsid w:val="007023E2"/>
    <w:rsid w:val="007108E7"/>
    <w:rsid w:val="0074039A"/>
    <w:rsid w:val="007605CA"/>
    <w:rsid w:val="00766020"/>
    <w:rsid w:val="007A1DBD"/>
    <w:rsid w:val="007A49A3"/>
    <w:rsid w:val="007B0996"/>
    <w:rsid w:val="00831E50"/>
    <w:rsid w:val="00850807"/>
    <w:rsid w:val="008A0AA3"/>
    <w:rsid w:val="008A2B04"/>
    <w:rsid w:val="008C4016"/>
    <w:rsid w:val="00920A01"/>
    <w:rsid w:val="00931099"/>
    <w:rsid w:val="00934B6D"/>
    <w:rsid w:val="009517BB"/>
    <w:rsid w:val="009A0130"/>
    <w:rsid w:val="009C433E"/>
    <w:rsid w:val="009C7669"/>
    <w:rsid w:val="00A17189"/>
    <w:rsid w:val="00A215A6"/>
    <w:rsid w:val="00A24175"/>
    <w:rsid w:val="00A47874"/>
    <w:rsid w:val="00A5518B"/>
    <w:rsid w:val="00A93D5A"/>
    <w:rsid w:val="00AA47BE"/>
    <w:rsid w:val="00AE34D0"/>
    <w:rsid w:val="00B52D11"/>
    <w:rsid w:val="00BA787D"/>
    <w:rsid w:val="00BB0485"/>
    <w:rsid w:val="00C92959"/>
    <w:rsid w:val="00CB653E"/>
    <w:rsid w:val="00CD1F80"/>
    <w:rsid w:val="00CF163A"/>
    <w:rsid w:val="00D50391"/>
    <w:rsid w:val="00D716EF"/>
    <w:rsid w:val="00D85696"/>
    <w:rsid w:val="00DC3242"/>
    <w:rsid w:val="00DE47CA"/>
    <w:rsid w:val="00DF09FC"/>
    <w:rsid w:val="00E00F20"/>
    <w:rsid w:val="00E1222F"/>
    <w:rsid w:val="00E30AD9"/>
    <w:rsid w:val="00E54024"/>
    <w:rsid w:val="00E70F63"/>
    <w:rsid w:val="00EA623B"/>
    <w:rsid w:val="00ED210C"/>
    <w:rsid w:val="00EE281C"/>
    <w:rsid w:val="00EF3FA1"/>
    <w:rsid w:val="00F03698"/>
    <w:rsid w:val="00F76C48"/>
    <w:rsid w:val="00F83D0C"/>
    <w:rsid w:val="00FA19BA"/>
    <w:rsid w:val="00FC3339"/>
    <w:rsid w:val="00FD07EA"/>
    <w:rsid w:val="00FF3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AD3D5"/>
  <w15:chartTrackingRefBased/>
  <w15:docId w15:val="{C1B70818-4334-4428-969C-FC1C6C5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23E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7023E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D0C"/>
    <w:pPr>
      <w:ind w:left="720"/>
      <w:contextualSpacing/>
    </w:pPr>
  </w:style>
  <w:style w:type="paragraph" w:styleId="BalloonText">
    <w:name w:val="Balloon Text"/>
    <w:basedOn w:val="Normal"/>
    <w:link w:val="BalloonTextChar"/>
    <w:uiPriority w:val="99"/>
    <w:semiHidden/>
    <w:unhideWhenUsed/>
    <w:rsid w:val="00CB65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53E"/>
    <w:rPr>
      <w:rFonts w:ascii="Segoe UI" w:hAnsi="Segoe UI" w:cs="Segoe UI"/>
      <w:sz w:val="18"/>
      <w:szCs w:val="18"/>
    </w:rPr>
  </w:style>
  <w:style w:type="character" w:styleId="Hyperlink">
    <w:name w:val="Hyperlink"/>
    <w:basedOn w:val="DefaultParagraphFont"/>
    <w:uiPriority w:val="99"/>
    <w:unhideWhenUsed/>
    <w:rsid w:val="001C6E20"/>
    <w:rPr>
      <w:color w:val="0000FF"/>
      <w:u w:val="single"/>
    </w:rPr>
  </w:style>
  <w:style w:type="character" w:styleId="FollowedHyperlink">
    <w:name w:val="FollowedHyperlink"/>
    <w:basedOn w:val="DefaultParagraphFont"/>
    <w:uiPriority w:val="99"/>
    <w:semiHidden/>
    <w:unhideWhenUsed/>
    <w:rsid w:val="007023E2"/>
    <w:rPr>
      <w:color w:val="954F72" w:themeColor="followedHyperlink"/>
      <w:u w:val="single"/>
    </w:rPr>
  </w:style>
  <w:style w:type="character" w:customStyle="1" w:styleId="Heading1Char">
    <w:name w:val="Heading 1 Char"/>
    <w:basedOn w:val="DefaultParagraphFont"/>
    <w:link w:val="Heading1"/>
    <w:uiPriority w:val="9"/>
    <w:rsid w:val="007023E2"/>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7023E2"/>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702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023E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023E2"/>
    <w:rPr>
      <w:rFonts w:ascii="Courier New" w:eastAsia="Times New Roman" w:hAnsi="Courier New" w:cs="Courier New"/>
      <w:sz w:val="20"/>
      <w:szCs w:val="20"/>
    </w:rPr>
  </w:style>
  <w:style w:type="character" w:customStyle="1" w:styleId="pl-s">
    <w:name w:val="pl-s"/>
    <w:basedOn w:val="DefaultParagraphFont"/>
    <w:rsid w:val="007023E2"/>
  </w:style>
  <w:style w:type="character" w:customStyle="1" w:styleId="pl-pds">
    <w:name w:val="pl-pds"/>
    <w:basedOn w:val="DefaultParagraphFont"/>
    <w:rsid w:val="007023E2"/>
  </w:style>
  <w:style w:type="character" w:customStyle="1" w:styleId="pl-k">
    <w:name w:val="pl-k"/>
    <w:basedOn w:val="DefaultParagraphFont"/>
    <w:rsid w:val="007023E2"/>
  </w:style>
  <w:style w:type="paragraph" w:styleId="NormalWeb">
    <w:name w:val="Normal (Web)"/>
    <w:basedOn w:val="Normal"/>
    <w:uiPriority w:val="99"/>
    <w:semiHidden/>
    <w:unhideWhenUsed/>
    <w:rsid w:val="007023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023E2"/>
    <w:rPr>
      <w:b/>
      <w:bCs/>
    </w:rPr>
  </w:style>
  <w:style w:type="character" w:customStyle="1" w:styleId="pl-smi">
    <w:name w:val="pl-smi"/>
    <w:basedOn w:val="DefaultParagraphFont"/>
    <w:rsid w:val="007023E2"/>
  </w:style>
  <w:style w:type="character" w:styleId="UnresolvedMention">
    <w:name w:val="Unresolved Mention"/>
    <w:basedOn w:val="DefaultParagraphFont"/>
    <w:uiPriority w:val="99"/>
    <w:semiHidden/>
    <w:unhideWhenUsed/>
    <w:rsid w:val="007403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6419">
      <w:bodyDiv w:val="1"/>
      <w:marLeft w:val="0"/>
      <w:marRight w:val="0"/>
      <w:marTop w:val="0"/>
      <w:marBottom w:val="0"/>
      <w:divBdr>
        <w:top w:val="none" w:sz="0" w:space="0" w:color="auto"/>
        <w:left w:val="none" w:sz="0" w:space="0" w:color="auto"/>
        <w:bottom w:val="none" w:sz="0" w:space="0" w:color="auto"/>
        <w:right w:val="none" w:sz="0" w:space="0" w:color="auto"/>
      </w:divBdr>
    </w:div>
    <w:div w:id="229311965">
      <w:bodyDiv w:val="1"/>
      <w:marLeft w:val="0"/>
      <w:marRight w:val="0"/>
      <w:marTop w:val="0"/>
      <w:marBottom w:val="0"/>
      <w:divBdr>
        <w:top w:val="none" w:sz="0" w:space="0" w:color="auto"/>
        <w:left w:val="none" w:sz="0" w:space="0" w:color="auto"/>
        <w:bottom w:val="none" w:sz="0" w:space="0" w:color="auto"/>
        <w:right w:val="none" w:sz="0" w:space="0" w:color="auto"/>
      </w:divBdr>
      <w:divsChild>
        <w:div w:id="377433393">
          <w:marLeft w:val="0"/>
          <w:marRight w:val="0"/>
          <w:marTop w:val="0"/>
          <w:marBottom w:val="0"/>
          <w:divBdr>
            <w:top w:val="none" w:sz="0" w:space="0" w:color="auto"/>
            <w:left w:val="none" w:sz="0" w:space="0" w:color="auto"/>
            <w:bottom w:val="none" w:sz="0" w:space="0" w:color="auto"/>
            <w:right w:val="none" w:sz="0" w:space="0" w:color="auto"/>
          </w:divBdr>
        </w:div>
        <w:div w:id="1842352314">
          <w:marLeft w:val="0"/>
          <w:marRight w:val="0"/>
          <w:marTop w:val="0"/>
          <w:marBottom w:val="0"/>
          <w:divBdr>
            <w:top w:val="none" w:sz="0" w:space="0" w:color="auto"/>
            <w:left w:val="none" w:sz="0" w:space="0" w:color="auto"/>
            <w:bottom w:val="none" w:sz="0" w:space="0" w:color="auto"/>
            <w:right w:val="none" w:sz="0" w:space="0" w:color="auto"/>
          </w:divBdr>
        </w:div>
      </w:divsChild>
    </w:div>
    <w:div w:id="766120011">
      <w:bodyDiv w:val="1"/>
      <w:marLeft w:val="0"/>
      <w:marRight w:val="0"/>
      <w:marTop w:val="0"/>
      <w:marBottom w:val="0"/>
      <w:divBdr>
        <w:top w:val="none" w:sz="0" w:space="0" w:color="auto"/>
        <w:left w:val="none" w:sz="0" w:space="0" w:color="auto"/>
        <w:bottom w:val="none" w:sz="0" w:space="0" w:color="auto"/>
        <w:right w:val="none" w:sz="0" w:space="0" w:color="auto"/>
      </w:divBdr>
      <w:divsChild>
        <w:div w:id="1775437751">
          <w:marLeft w:val="0"/>
          <w:marRight w:val="0"/>
          <w:marTop w:val="0"/>
          <w:marBottom w:val="240"/>
          <w:divBdr>
            <w:top w:val="none" w:sz="0" w:space="0" w:color="auto"/>
            <w:left w:val="none" w:sz="0" w:space="0" w:color="auto"/>
            <w:bottom w:val="none" w:sz="0" w:space="0" w:color="auto"/>
            <w:right w:val="none" w:sz="0" w:space="0" w:color="auto"/>
          </w:divBdr>
        </w:div>
        <w:div w:id="52579368">
          <w:marLeft w:val="0"/>
          <w:marRight w:val="0"/>
          <w:marTop w:val="0"/>
          <w:marBottom w:val="240"/>
          <w:divBdr>
            <w:top w:val="none" w:sz="0" w:space="0" w:color="auto"/>
            <w:left w:val="none" w:sz="0" w:space="0" w:color="auto"/>
            <w:bottom w:val="none" w:sz="0" w:space="0" w:color="auto"/>
            <w:right w:val="none" w:sz="0" w:space="0" w:color="auto"/>
          </w:divBdr>
        </w:div>
        <w:div w:id="919800554">
          <w:marLeft w:val="0"/>
          <w:marRight w:val="0"/>
          <w:marTop w:val="0"/>
          <w:marBottom w:val="240"/>
          <w:divBdr>
            <w:top w:val="none" w:sz="0" w:space="0" w:color="auto"/>
            <w:left w:val="none" w:sz="0" w:space="0" w:color="auto"/>
            <w:bottom w:val="none" w:sz="0" w:space="0" w:color="auto"/>
            <w:right w:val="none" w:sz="0" w:space="0" w:color="auto"/>
          </w:divBdr>
        </w:div>
        <w:div w:id="2020308957">
          <w:marLeft w:val="0"/>
          <w:marRight w:val="0"/>
          <w:marTop w:val="0"/>
          <w:marBottom w:val="240"/>
          <w:divBdr>
            <w:top w:val="none" w:sz="0" w:space="0" w:color="auto"/>
            <w:left w:val="none" w:sz="0" w:space="0" w:color="auto"/>
            <w:bottom w:val="none" w:sz="0" w:space="0" w:color="auto"/>
            <w:right w:val="none" w:sz="0" w:space="0" w:color="auto"/>
          </w:divBdr>
        </w:div>
        <w:div w:id="2145266631">
          <w:marLeft w:val="0"/>
          <w:marRight w:val="0"/>
          <w:marTop w:val="0"/>
          <w:marBottom w:val="240"/>
          <w:divBdr>
            <w:top w:val="none" w:sz="0" w:space="0" w:color="auto"/>
            <w:left w:val="none" w:sz="0" w:space="0" w:color="auto"/>
            <w:bottom w:val="none" w:sz="0" w:space="0" w:color="auto"/>
            <w:right w:val="none" w:sz="0" w:space="0" w:color="auto"/>
          </w:divBdr>
        </w:div>
        <w:div w:id="288708877">
          <w:marLeft w:val="0"/>
          <w:marRight w:val="0"/>
          <w:marTop w:val="0"/>
          <w:marBottom w:val="240"/>
          <w:divBdr>
            <w:top w:val="none" w:sz="0" w:space="0" w:color="auto"/>
            <w:left w:val="none" w:sz="0" w:space="0" w:color="auto"/>
            <w:bottom w:val="none" w:sz="0" w:space="0" w:color="auto"/>
            <w:right w:val="none" w:sz="0" w:space="0" w:color="auto"/>
          </w:divBdr>
        </w:div>
        <w:div w:id="1541548559">
          <w:marLeft w:val="0"/>
          <w:marRight w:val="0"/>
          <w:marTop w:val="0"/>
          <w:marBottom w:val="240"/>
          <w:divBdr>
            <w:top w:val="none" w:sz="0" w:space="0" w:color="auto"/>
            <w:left w:val="none" w:sz="0" w:space="0" w:color="auto"/>
            <w:bottom w:val="none" w:sz="0" w:space="0" w:color="auto"/>
            <w:right w:val="none" w:sz="0" w:space="0" w:color="auto"/>
          </w:divBdr>
        </w:div>
        <w:div w:id="473720282">
          <w:marLeft w:val="0"/>
          <w:marRight w:val="0"/>
          <w:marTop w:val="0"/>
          <w:marBottom w:val="240"/>
          <w:divBdr>
            <w:top w:val="none" w:sz="0" w:space="0" w:color="auto"/>
            <w:left w:val="none" w:sz="0" w:space="0" w:color="auto"/>
            <w:bottom w:val="none" w:sz="0" w:space="0" w:color="auto"/>
            <w:right w:val="none" w:sz="0" w:space="0" w:color="auto"/>
          </w:divBdr>
        </w:div>
        <w:div w:id="172110391">
          <w:marLeft w:val="0"/>
          <w:marRight w:val="0"/>
          <w:marTop w:val="0"/>
          <w:marBottom w:val="240"/>
          <w:divBdr>
            <w:top w:val="none" w:sz="0" w:space="0" w:color="auto"/>
            <w:left w:val="none" w:sz="0" w:space="0" w:color="auto"/>
            <w:bottom w:val="none" w:sz="0" w:space="0" w:color="auto"/>
            <w:right w:val="none" w:sz="0" w:space="0" w:color="auto"/>
          </w:divBdr>
        </w:div>
        <w:div w:id="16050759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ub.docker.com/u/kammana/"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javahometech/docker-compos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hub.docker.com/"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docker/compose/releases/download/1.23.1/docker-compose-$(uname%0D-s)-$(uname" TargetMode="External"/><Relationship Id="rId24" Type="http://schemas.openxmlformats.org/officeDocument/2006/relationships/hyperlink" Target="https://github.com/javahometech/kubernetes" TargetMode="External"/><Relationship Id="rId32" Type="http://schemas.openxmlformats.org/officeDocument/2006/relationships/hyperlink" Target="http://100.96.2.3:8080" TargetMode="External"/><Relationship Id="rId5" Type="http://schemas.openxmlformats.org/officeDocument/2006/relationships/webSettings" Target="webSettings.xml"/><Relationship Id="rId15" Type="http://schemas.openxmlformats.org/officeDocument/2006/relationships/hyperlink" Target="https://github.com/javahometech/docker-compose/blob/master/swarm-stack.yml" TargetMode="External"/><Relationship Id="rId23" Type="http://schemas.openxmlformats.org/officeDocument/2006/relationships/image" Target="media/image11.png"/><Relationship Id="rId28" Type="http://schemas.openxmlformats.org/officeDocument/2006/relationships/hyperlink" Target="https://github.com/kubernetes/kops/blob/master/docs/terraform.md" TargetMode="External"/><Relationship Id="rId10" Type="http://schemas.openxmlformats.org/officeDocument/2006/relationships/hyperlink" Target="https://docs.docker.com/compose/install/Choose" TargetMode="External"/><Relationship Id="rId19" Type="http://schemas.openxmlformats.org/officeDocument/2006/relationships/image" Target="media/image7.png"/><Relationship Id="rId31" Type="http://schemas.openxmlformats.org/officeDocument/2006/relationships/hyperlink" Target="https://github.com/javahometech/kubernetes/tree/master/pod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aw.githubusercontent.com/javahometech/docker-compose/master/docker-compose.y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mailto:admin@api.javahome.i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10FD3-2AE9-4D75-A4DA-82F96F500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21</Pages>
  <Words>3622</Words>
  <Characters>20648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Beere Lokesh</dc:creator>
  <cp:keywords/>
  <dc:description/>
  <cp:lastModifiedBy>Beere Lokesh</cp:lastModifiedBy>
  <cp:revision>95</cp:revision>
  <dcterms:created xsi:type="dcterms:W3CDTF">2019-10-30T01:56:00Z</dcterms:created>
  <dcterms:modified xsi:type="dcterms:W3CDTF">2020-01-08T17:20:00Z</dcterms:modified>
</cp:coreProperties>
</file>